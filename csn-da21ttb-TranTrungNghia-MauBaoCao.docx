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64196" w14:textId="43DE1F65" w:rsidR="00A92A3E" w:rsidRPr="005428DD" w:rsidRDefault="00563D11" w:rsidP="00A92A3E">
      <w:pPr>
        <w:spacing w:line="360" w:lineRule="auto"/>
        <w:ind w:left="360"/>
        <w:rPr>
          <w:sz w:val="26"/>
          <w:szCs w:val="26"/>
        </w:rPr>
      </w:pPr>
      <w:r>
        <w:rPr>
          <w:b/>
          <w:bCs/>
          <w:noProof/>
          <w:sz w:val="26"/>
          <w:szCs w:val="26"/>
          <w:lang w:eastAsia="zh-CN"/>
        </w:rPr>
        <mc:AlternateContent>
          <mc:Choice Requires="wps">
            <w:drawing>
              <wp:anchor distT="0" distB="0" distL="114300" distR="114300" simplePos="0" relativeHeight="251656704" behindDoc="0" locked="0" layoutInCell="1" allowOverlap="1" wp14:anchorId="0C485646" wp14:editId="1BD134AA">
                <wp:simplePos x="0" y="0"/>
                <wp:positionH relativeFrom="column">
                  <wp:posOffset>114300</wp:posOffset>
                </wp:positionH>
                <wp:positionV relativeFrom="paragraph">
                  <wp:posOffset>0</wp:posOffset>
                </wp:positionV>
                <wp:extent cx="5372100" cy="9144000"/>
                <wp:effectExtent l="13335" t="5715" r="5715" b="13335"/>
                <wp:wrapNone/>
                <wp:docPr id="70056906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2232D83E" w14:textId="77777777" w:rsidR="00A92A3E" w:rsidRDefault="00A92A3E" w:rsidP="002C777D">
                            <w:pPr>
                              <w:jc w:val="center"/>
                            </w:pPr>
                          </w:p>
                          <w:p w14:paraId="139E9014" w14:textId="77777777" w:rsidR="00A92A3E" w:rsidRDefault="00A92A3E" w:rsidP="002C777D">
                            <w:pPr>
                              <w:jc w:val="center"/>
                              <w:rPr>
                                <w:b/>
                              </w:rPr>
                            </w:pPr>
                            <w:r w:rsidRPr="008711E1">
                              <w:rPr>
                                <w:b/>
                              </w:rPr>
                              <w:t xml:space="preserve">NHẬN XÉT CỦA GIÁO VIÊN </w:t>
                            </w:r>
                            <w:r>
                              <w:rPr>
                                <w:b/>
                              </w:rPr>
                              <w:t>HƯỚNG DẪN</w:t>
                            </w:r>
                          </w:p>
                          <w:p w14:paraId="450A02AB" w14:textId="77777777" w:rsidR="00D94BE9" w:rsidRDefault="00D94BE9" w:rsidP="002C777D">
                            <w:pPr>
                              <w:jc w:val="center"/>
                              <w:rPr>
                                <w:b/>
                              </w:rPr>
                            </w:pPr>
                          </w:p>
                          <w:p w14:paraId="2C1524D3" w14:textId="77777777" w:rsidR="00D94BE9" w:rsidRPr="008711E1" w:rsidRDefault="00D94BE9" w:rsidP="002C777D">
                            <w:pPr>
                              <w:jc w:val="center"/>
                              <w:rPr>
                                <w:b/>
                              </w:rPr>
                            </w:pPr>
                          </w:p>
                          <w:p w14:paraId="4232902A" w14:textId="77777777" w:rsidR="00A92A3E" w:rsidRDefault="00D87F92" w:rsidP="00D94BE9">
                            <w:pPr>
                              <w:tabs>
                                <w:tab w:val="left" w:pos="1260"/>
                                <w:tab w:val="right" w:leader="dot" w:pos="7740"/>
                              </w:tabs>
                              <w:jc w:val="both"/>
                            </w:pPr>
                            <w:r>
                              <w:tab/>
                            </w:r>
                            <w:r>
                              <w:tab/>
                            </w:r>
                          </w:p>
                          <w:p w14:paraId="28D1691C" w14:textId="77777777" w:rsidR="00D87F92" w:rsidRDefault="00D87F92" w:rsidP="00D87F92">
                            <w:pPr>
                              <w:tabs>
                                <w:tab w:val="left" w:pos="540"/>
                                <w:tab w:val="right" w:leader="dot" w:pos="7740"/>
                              </w:tabs>
                              <w:jc w:val="both"/>
                            </w:pPr>
                            <w:r>
                              <w:tab/>
                            </w:r>
                            <w:r>
                              <w:tab/>
                            </w:r>
                          </w:p>
                          <w:p w14:paraId="04BA2673" w14:textId="77777777" w:rsidR="00D87F92" w:rsidRDefault="00D87F92" w:rsidP="00D87F92">
                            <w:pPr>
                              <w:tabs>
                                <w:tab w:val="left" w:pos="540"/>
                                <w:tab w:val="right" w:leader="dot" w:pos="7740"/>
                              </w:tabs>
                              <w:jc w:val="both"/>
                            </w:pPr>
                            <w:r>
                              <w:tab/>
                            </w:r>
                            <w:r>
                              <w:tab/>
                            </w:r>
                          </w:p>
                          <w:p w14:paraId="7461C3FE" w14:textId="77777777" w:rsidR="00D87F92" w:rsidRDefault="00D87F92" w:rsidP="00D87F92">
                            <w:pPr>
                              <w:tabs>
                                <w:tab w:val="left" w:pos="540"/>
                                <w:tab w:val="right" w:leader="dot" w:pos="7740"/>
                              </w:tabs>
                              <w:jc w:val="both"/>
                            </w:pPr>
                            <w:r>
                              <w:tab/>
                            </w:r>
                            <w:r>
                              <w:tab/>
                            </w:r>
                          </w:p>
                          <w:p w14:paraId="65A8ECA5" w14:textId="77777777" w:rsidR="00D87F92" w:rsidRDefault="00D87F92" w:rsidP="00D87F92">
                            <w:pPr>
                              <w:tabs>
                                <w:tab w:val="left" w:pos="540"/>
                                <w:tab w:val="right" w:leader="dot" w:pos="7740"/>
                              </w:tabs>
                              <w:jc w:val="both"/>
                            </w:pPr>
                            <w:r>
                              <w:tab/>
                            </w:r>
                            <w:r>
                              <w:tab/>
                            </w:r>
                          </w:p>
                          <w:p w14:paraId="1C8B5C12" w14:textId="77777777" w:rsidR="00D87F92" w:rsidRDefault="00D87F92" w:rsidP="00D87F92">
                            <w:pPr>
                              <w:tabs>
                                <w:tab w:val="left" w:pos="540"/>
                                <w:tab w:val="right" w:leader="dot" w:pos="7740"/>
                              </w:tabs>
                              <w:jc w:val="both"/>
                            </w:pPr>
                            <w:r>
                              <w:tab/>
                            </w:r>
                            <w:r>
                              <w:tab/>
                            </w:r>
                          </w:p>
                          <w:p w14:paraId="2957E81F" w14:textId="77777777" w:rsidR="00D87F92" w:rsidRDefault="00D87F92" w:rsidP="00D87F92">
                            <w:pPr>
                              <w:tabs>
                                <w:tab w:val="left" w:pos="540"/>
                                <w:tab w:val="right" w:leader="dot" w:pos="7740"/>
                              </w:tabs>
                              <w:jc w:val="both"/>
                            </w:pPr>
                            <w:r>
                              <w:tab/>
                            </w:r>
                            <w:r>
                              <w:tab/>
                            </w:r>
                          </w:p>
                          <w:p w14:paraId="2C70AEFA" w14:textId="77777777" w:rsidR="00D87F92" w:rsidRDefault="00D87F92" w:rsidP="00D87F92">
                            <w:pPr>
                              <w:tabs>
                                <w:tab w:val="left" w:pos="540"/>
                                <w:tab w:val="right" w:leader="dot" w:pos="7740"/>
                              </w:tabs>
                              <w:jc w:val="both"/>
                            </w:pPr>
                            <w:r>
                              <w:tab/>
                            </w:r>
                            <w:r>
                              <w:tab/>
                            </w:r>
                          </w:p>
                          <w:p w14:paraId="79F56BC2" w14:textId="77777777" w:rsidR="00D87F92" w:rsidRDefault="00D87F92" w:rsidP="00D87F92">
                            <w:pPr>
                              <w:tabs>
                                <w:tab w:val="left" w:pos="540"/>
                                <w:tab w:val="right" w:leader="dot" w:pos="7740"/>
                              </w:tabs>
                              <w:jc w:val="both"/>
                            </w:pPr>
                            <w:r>
                              <w:tab/>
                            </w:r>
                            <w:r>
                              <w:tab/>
                            </w:r>
                          </w:p>
                          <w:p w14:paraId="5733E17E" w14:textId="77777777" w:rsidR="00D87F92" w:rsidRDefault="00D87F92" w:rsidP="00D87F92">
                            <w:pPr>
                              <w:tabs>
                                <w:tab w:val="left" w:pos="540"/>
                                <w:tab w:val="right" w:leader="dot" w:pos="7740"/>
                              </w:tabs>
                              <w:jc w:val="both"/>
                            </w:pPr>
                            <w:r>
                              <w:tab/>
                            </w:r>
                            <w:r>
                              <w:tab/>
                            </w:r>
                          </w:p>
                          <w:p w14:paraId="7C5E8DE4" w14:textId="77777777" w:rsidR="00D87F92" w:rsidRDefault="00D87F92" w:rsidP="00D87F92">
                            <w:pPr>
                              <w:tabs>
                                <w:tab w:val="left" w:pos="540"/>
                                <w:tab w:val="right" w:leader="dot" w:pos="7740"/>
                              </w:tabs>
                              <w:jc w:val="both"/>
                            </w:pPr>
                            <w:r>
                              <w:tab/>
                            </w:r>
                            <w:r>
                              <w:tab/>
                            </w:r>
                          </w:p>
                          <w:p w14:paraId="52764BFA" w14:textId="77777777" w:rsidR="00D87F92" w:rsidRDefault="00D87F92" w:rsidP="00D87F92">
                            <w:pPr>
                              <w:tabs>
                                <w:tab w:val="left" w:pos="540"/>
                                <w:tab w:val="right" w:leader="dot" w:pos="7740"/>
                              </w:tabs>
                              <w:jc w:val="both"/>
                            </w:pPr>
                            <w:r>
                              <w:tab/>
                            </w:r>
                            <w:r>
                              <w:tab/>
                            </w:r>
                          </w:p>
                          <w:p w14:paraId="1F4DA23E" w14:textId="77777777" w:rsidR="00D87F92" w:rsidRDefault="00D87F92" w:rsidP="00D87F92">
                            <w:pPr>
                              <w:tabs>
                                <w:tab w:val="left" w:pos="540"/>
                                <w:tab w:val="right" w:leader="dot" w:pos="7740"/>
                              </w:tabs>
                              <w:jc w:val="both"/>
                            </w:pPr>
                            <w:r>
                              <w:tab/>
                            </w:r>
                            <w:r>
                              <w:tab/>
                            </w:r>
                          </w:p>
                          <w:p w14:paraId="0055F7FF" w14:textId="77777777" w:rsidR="00D87F92" w:rsidRDefault="00D87F92" w:rsidP="00D87F92">
                            <w:pPr>
                              <w:tabs>
                                <w:tab w:val="left" w:pos="540"/>
                                <w:tab w:val="right" w:leader="dot" w:pos="7740"/>
                              </w:tabs>
                              <w:jc w:val="both"/>
                            </w:pPr>
                            <w:r>
                              <w:tab/>
                            </w:r>
                            <w:r>
                              <w:tab/>
                            </w:r>
                            <w:r>
                              <w:tab/>
                            </w:r>
                          </w:p>
                          <w:p w14:paraId="7D17B272" w14:textId="77777777" w:rsidR="00D87F92" w:rsidRDefault="00D87F92" w:rsidP="00D87F92">
                            <w:pPr>
                              <w:tabs>
                                <w:tab w:val="left" w:pos="540"/>
                                <w:tab w:val="right" w:leader="dot" w:pos="7740"/>
                              </w:tabs>
                              <w:jc w:val="both"/>
                            </w:pPr>
                            <w:r>
                              <w:tab/>
                            </w:r>
                            <w:r>
                              <w:tab/>
                            </w:r>
                          </w:p>
                          <w:p w14:paraId="1125C431" w14:textId="77777777" w:rsidR="00D87F92" w:rsidRDefault="00D87F92" w:rsidP="00D87F92">
                            <w:pPr>
                              <w:tabs>
                                <w:tab w:val="left" w:pos="540"/>
                                <w:tab w:val="right" w:leader="dot" w:pos="7740"/>
                              </w:tabs>
                              <w:jc w:val="both"/>
                            </w:pPr>
                            <w:r>
                              <w:tab/>
                            </w:r>
                            <w:r>
                              <w:tab/>
                            </w:r>
                          </w:p>
                          <w:p w14:paraId="70E44891" w14:textId="77777777" w:rsidR="00D87F92" w:rsidRDefault="00D87F92" w:rsidP="00D87F92">
                            <w:pPr>
                              <w:tabs>
                                <w:tab w:val="left" w:pos="540"/>
                                <w:tab w:val="right" w:leader="dot" w:pos="7740"/>
                              </w:tabs>
                              <w:jc w:val="both"/>
                            </w:pPr>
                            <w:r>
                              <w:tab/>
                            </w:r>
                            <w:r>
                              <w:tab/>
                            </w:r>
                          </w:p>
                          <w:p w14:paraId="00C0C86F" w14:textId="77777777" w:rsidR="00D87F92" w:rsidRDefault="00D87F92" w:rsidP="00D87F92">
                            <w:pPr>
                              <w:tabs>
                                <w:tab w:val="left" w:pos="540"/>
                                <w:tab w:val="right" w:leader="dot" w:pos="7740"/>
                              </w:tabs>
                              <w:jc w:val="both"/>
                            </w:pPr>
                            <w:r>
                              <w:tab/>
                            </w:r>
                            <w:r>
                              <w:tab/>
                            </w:r>
                          </w:p>
                          <w:p w14:paraId="7ED5F135" w14:textId="77777777" w:rsidR="00D87F92" w:rsidRDefault="00D87F92" w:rsidP="00D87F92">
                            <w:pPr>
                              <w:tabs>
                                <w:tab w:val="left" w:pos="540"/>
                                <w:tab w:val="right" w:leader="dot" w:pos="7740"/>
                              </w:tabs>
                              <w:jc w:val="both"/>
                            </w:pPr>
                            <w:r>
                              <w:tab/>
                            </w:r>
                            <w:r>
                              <w:tab/>
                            </w:r>
                          </w:p>
                          <w:p w14:paraId="709388DF" w14:textId="77777777" w:rsidR="00D87F92" w:rsidRDefault="00D87F92" w:rsidP="00D87F92">
                            <w:pPr>
                              <w:tabs>
                                <w:tab w:val="left" w:pos="540"/>
                                <w:tab w:val="right" w:leader="dot" w:pos="7740"/>
                              </w:tabs>
                              <w:jc w:val="both"/>
                            </w:pPr>
                            <w:r>
                              <w:tab/>
                            </w:r>
                            <w:r>
                              <w:tab/>
                            </w:r>
                          </w:p>
                          <w:p w14:paraId="66F6B9BD" w14:textId="77777777" w:rsidR="00D87F92" w:rsidRDefault="00D87F92" w:rsidP="00D87F92">
                            <w:pPr>
                              <w:tabs>
                                <w:tab w:val="left" w:pos="540"/>
                                <w:tab w:val="right" w:leader="dot" w:pos="7740"/>
                              </w:tabs>
                              <w:jc w:val="both"/>
                            </w:pPr>
                            <w:r>
                              <w:tab/>
                            </w:r>
                            <w:r>
                              <w:tab/>
                            </w:r>
                          </w:p>
                          <w:p w14:paraId="224062B3" w14:textId="77777777" w:rsidR="00D87F92" w:rsidRDefault="00D87F92" w:rsidP="00D87F92">
                            <w:pPr>
                              <w:tabs>
                                <w:tab w:val="left" w:pos="540"/>
                                <w:tab w:val="right" w:leader="dot" w:pos="7740"/>
                              </w:tabs>
                              <w:jc w:val="both"/>
                            </w:pPr>
                            <w:r>
                              <w:tab/>
                            </w:r>
                            <w:r>
                              <w:tab/>
                            </w:r>
                          </w:p>
                          <w:p w14:paraId="1B173B1B" w14:textId="77777777" w:rsidR="00D87F92" w:rsidRDefault="00D87F92" w:rsidP="00D87F92">
                            <w:pPr>
                              <w:tabs>
                                <w:tab w:val="left" w:pos="540"/>
                                <w:tab w:val="right" w:leader="dot" w:pos="7740"/>
                              </w:tabs>
                              <w:jc w:val="both"/>
                            </w:pPr>
                            <w:r>
                              <w:tab/>
                            </w:r>
                            <w:r>
                              <w:tab/>
                            </w:r>
                          </w:p>
                          <w:p w14:paraId="6543389F" w14:textId="77777777" w:rsidR="00D87F92" w:rsidRDefault="00D87F92" w:rsidP="00D87F92">
                            <w:pPr>
                              <w:tabs>
                                <w:tab w:val="left" w:pos="540"/>
                                <w:tab w:val="right" w:leader="dot" w:pos="7740"/>
                              </w:tabs>
                              <w:jc w:val="both"/>
                            </w:pPr>
                            <w:r>
                              <w:tab/>
                            </w:r>
                            <w:r>
                              <w:tab/>
                            </w:r>
                          </w:p>
                          <w:p w14:paraId="5EE02658" w14:textId="77777777" w:rsidR="00D87F92" w:rsidRDefault="00D87F92" w:rsidP="00D87F92">
                            <w:pPr>
                              <w:tabs>
                                <w:tab w:val="left" w:pos="540"/>
                                <w:tab w:val="right" w:leader="dot" w:pos="7740"/>
                              </w:tabs>
                              <w:jc w:val="both"/>
                            </w:pPr>
                            <w:r>
                              <w:tab/>
                            </w:r>
                            <w:r>
                              <w:tab/>
                            </w:r>
                          </w:p>
                          <w:p w14:paraId="582BDE1A" w14:textId="77777777" w:rsidR="00D87F92" w:rsidRDefault="00D87F92" w:rsidP="00D87F92">
                            <w:pPr>
                              <w:tabs>
                                <w:tab w:val="left" w:pos="540"/>
                                <w:tab w:val="right" w:leader="dot" w:pos="7740"/>
                              </w:tabs>
                              <w:jc w:val="both"/>
                            </w:pPr>
                            <w:r>
                              <w:tab/>
                            </w:r>
                            <w:r>
                              <w:tab/>
                            </w:r>
                          </w:p>
                          <w:p w14:paraId="25F46702" w14:textId="77777777" w:rsidR="00D87F92" w:rsidRDefault="00D87F92" w:rsidP="00D87F92">
                            <w:pPr>
                              <w:tabs>
                                <w:tab w:val="left" w:pos="540"/>
                                <w:tab w:val="right" w:leader="dot" w:pos="7740"/>
                              </w:tabs>
                              <w:jc w:val="both"/>
                            </w:pPr>
                            <w:r>
                              <w:tab/>
                            </w:r>
                            <w:r>
                              <w:tab/>
                            </w:r>
                          </w:p>
                          <w:p w14:paraId="2C209038" w14:textId="77777777" w:rsidR="00D87F92" w:rsidRDefault="00D87F92" w:rsidP="00D87F92">
                            <w:pPr>
                              <w:tabs>
                                <w:tab w:val="left" w:pos="540"/>
                                <w:tab w:val="right" w:leader="dot" w:pos="7740"/>
                              </w:tabs>
                              <w:jc w:val="both"/>
                            </w:pPr>
                            <w:r>
                              <w:tab/>
                            </w:r>
                            <w:r>
                              <w:tab/>
                            </w:r>
                          </w:p>
                          <w:p w14:paraId="78497BAC" w14:textId="77777777" w:rsidR="00D87F92" w:rsidRDefault="00D87F92" w:rsidP="00D87F92">
                            <w:pPr>
                              <w:tabs>
                                <w:tab w:val="left" w:pos="540"/>
                                <w:tab w:val="right" w:leader="dot" w:pos="7740"/>
                              </w:tabs>
                              <w:jc w:val="both"/>
                            </w:pPr>
                            <w:r>
                              <w:tab/>
                            </w:r>
                            <w:r>
                              <w:tab/>
                            </w:r>
                          </w:p>
                          <w:p w14:paraId="361A72B1" w14:textId="77777777" w:rsidR="00D87F92" w:rsidRDefault="00D87F92" w:rsidP="00D87F92">
                            <w:pPr>
                              <w:tabs>
                                <w:tab w:val="left" w:pos="540"/>
                                <w:tab w:val="right" w:leader="dot" w:pos="7740"/>
                              </w:tabs>
                              <w:jc w:val="both"/>
                            </w:pPr>
                            <w:r>
                              <w:tab/>
                            </w:r>
                            <w:r>
                              <w:tab/>
                            </w:r>
                          </w:p>
                          <w:p w14:paraId="2FAEB7DC" w14:textId="77777777" w:rsidR="00D87F92" w:rsidRDefault="00D87F92" w:rsidP="00D87F92">
                            <w:pPr>
                              <w:tabs>
                                <w:tab w:val="left" w:pos="540"/>
                                <w:tab w:val="right" w:leader="dot" w:pos="7740"/>
                              </w:tabs>
                              <w:jc w:val="both"/>
                            </w:pPr>
                            <w:r>
                              <w:tab/>
                            </w:r>
                            <w:r>
                              <w:tab/>
                            </w:r>
                          </w:p>
                          <w:p w14:paraId="5CD0384E" w14:textId="77777777" w:rsidR="00D87F92" w:rsidRDefault="00D87F92" w:rsidP="00D87F92">
                            <w:pPr>
                              <w:tabs>
                                <w:tab w:val="left" w:pos="540"/>
                                <w:tab w:val="right" w:leader="dot" w:pos="7740"/>
                              </w:tabs>
                              <w:jc w:val="both"/>
                            </w:pPr>
                            <w:r>
                              <w:tab/>
                            </w:r>
                            <w:r>
                              <w:tab/>
                            </w:r>
                          </w:p>
                          <w:p w14:paraId="3B0CE9D1" w14:textId="77777777" w:rsidR="00D87F92" w:rsidRDefault="00D87F92" w:rsidP="00D87F92">
                            <w:pPr>
                              <w:tabs>
                                <w:tab w:val="left" w:pos="540"/>
                                <w:tab w:val="right" w:leader="dot" w:pos="7740"/>
                              </w:tabs>
                              <w:jc w:val="both"/>
                            </w:pPr>
                            <w:r>
                              <w:tab/>
                            </w:r>
                            <w:r>
                              <w:tab/>
                            </w:r>
                          </w:p>
                          <w:p w14:paraId="7972DCD3" w14:textId="77777777" w:rsidR="00D87F92" w:rsidRDefault="00D87F92" w:rsidP="00D87F92">
                            <w:pPr>
                              <w:tabs>
                                <w:tab w:val="left" w:pos="540"/>
                                <w:tab w:val="right" w:leader="dot" w:pos="7740"/>
                              </w:tabs>
                              <w:jc w:val="both"/>
                            </w:pPr>
                            <w:r>
                              <w:tab/>
                            </w:r>
                            <w:r>
                              <w:tab/>
                            </w:r>
                          </w:p>
                          <w:p w14:paraId="468E8C0E" w14:textId="77777777" w:rsidR="00D87F92" w:rsidRDefault="00D87F92" w:rsidP="00D87F92">
                            <w:pPr>
                              <w:tabs>
                                <w:tab w:val="left" w:pos="540"/>
                                <w:tab w:val="right" w:leader="dot" w:pos="7740"/>
                              </w:tabs>
                              <w:jc w:val="both"/>
                            </w:pPr>
                            <w:r>
                              <w:tab/>
                            </w:r>
                            <w:r>
                              <w:tab/>
                            </w:r>
                          </w:p>
                          <w:p w14:paraId="659FC33C" w14:textId="77777777" w:rsidR="00D87F92" w:rsidRDefault="00D87F92" w:rsidP="00D87F92">
                            <w:pPr>
                              <w:tabs>
                                <w:tab w:val="left" w:pos="540"/>
                                <w:tab w:val="right" w:leader="dot" w:pos="7740"/>
                              </w:tabs>
                              <w:jc w:val="both"/>
                            </w:pPr>
                            <w:r>
                              <w:tab/>
                            </w:r>
                            <w:r>
                              <w:tab/>
                            </w:r>
                          </w:p>
                          <w:p w14:paraId="3D11BFF2" w14:textId="77777777" w:rsidR="00D87F92" w:rsidRDefault="00D87F92" w:rsidP="00D87F92">
                            <w:pPr>
                              <w:tabs>
                                <w:tab w:val="left" w:pos="540"/>
                                <w:tab w:val="right" w:leader="dot" w:pos="7740"/>
                              </w:tabs>
                              <w:jc w:val="both"/>
                            </w:pPr>
                            <w:r>
                              <w:tab/>
                            </w:r>
                            <w:r>
                              <w:tab/>
                            </w:r>
                          </w:p>
                          <w:p w14:paraId="6CFD7703" w14:textId="77777777" w:rsidR="00D87F92" w:rsidRDefault="00D87F92" w:rsidP="00D87F92">
                            <w:pPr>
                              <w:tabs>
                                <w:tab w:val="left" w:pos="540"/>
                                <w:tab w:val="right" w:leader="dot" w:pos="7740"/>
                              </w:tabs>
                              <w:jc w:val="both"/>
                            </w:pPr>
                            <w:r>
                              <w:tab/>
                            </w:r>
                            <w:r>
                              <w:tab/>
                            </w:r>
                          </w:p>
                          <w:p w14:paraId="52CB8E99" w14:textId="77777777" w:rsidR="00D87F92" w:rsidRDefault="00D87F92" w:rsidP="00D87F92">
                            <w:pPr>
                              <w:tabs>
                                <w:tab w:val="left" w:pos="540"/>
                                <w:tab w:val="right" w:leader="dot" w:pos="7740"/>
                              </w:tabs>
                              <w:jc w:val="both"/>
                            </w:pPr>
                            <w:r>
                              <w:tab/>
                            </w:r>
                            <w:r>
                              <w:tab/>
                            </w:r>
                          </w:p>
                          <w:p w14:paraId="662A5B9F" w14:textId="77777777" w:rsidR="00D87F92" w:rsidRDefault="00D87F92" w:rsidP="00D87F92">
                            <w:pPr>
                              <w:tabs>
                                <w:tab w:val="left" w:pos="540"/>
                                <w:tab w:val="right" w:leader="dot" w:pos="7740"/>
                              </w:tabs>
                              <w:jc w:val="both"/>
                            </w:pPr>
                            <w:r>
                              <w:tab/>
                            </w:r>
                          </w:p>
                          <w:p w14:paraId="0209CD04" w14:textId="77777777" w:rsidR="00D94BE9" w:rsidRPr="00D50A37" w:rsidRDefault="00D94BE9" w:rsidP="00D94BE9">
                            <w:pPr>
                              <w:jc w:val="right"/>
                              <w:rPr>
                                <w:i/>
                              </w:rPr>
                            </w:pPr>
                            <w:r w:rsidRPr="00D50A37">
                              <w:rPr>
                                <w:i/>
                              </w:rPr>
                              <w:t>Trà Vinh, ngày …</w:t>
                            </w:r>
                            <w:r w:rsidR="00A6406E">
                              <w:rPr>
                                <w:i/>
                              </w:rPr>
                              <w:t>.</w:t>
                            </w:r>
                            <w:r w:rsidRPr="00D50A37">
                              <w:rPr>
                                <w:i/>
                              </w:rPr>
                              <w:t>.. tháng …… năm ……</w:t>
                            </w:r>
                          </w:p>
                          <w:p w14:paraId="4D0AB54B" w14:textId="77777777" w:rsidR="00D94BE9" w:rsidRPr="00D50A37" w:rsidRDefault="00D94BE9" w:rsidP="00D94BE9">
                            <w:pPr>
                              <w:tabs>
                                <w:tab w:val="center" w:pos="5310"/>
                              </w:tabs>
                              <w:jc w:val="center"/>
                              <w:rPr>
                                <w:b/>
                              </w:rPr>
                            </w:pPr>
                            <w:r>
                              <w:rPr>
                                <w:b/>
                              </w:rPr>
                              <w:tab/>
                            </w:r>
                            <w:r w:rsidRPr="00D50A37">
                              <w:rPr>
                                <w:b/>
                              </w:rPr>
                              <w:t>Giáo viên hướng dẫn</w:t>
                            </w:r>
                          </w:p>
                          <w:p w14:paraId="2ED9E9D9" w14:textId="77777777" w:rsidR="00D94BE9" w:rsidRDefault="00D94BE9" w:rsidP="00D94BE9">
                            <w:pPr>
                              <w:tabs>
                                <w:tab w:val="center" w:pos="5310"/>
                              </w:tabs>
                              <w:jc w:val="center"/>
                              <w:rPr>
                                <w:i/>
                              </w:rPr>
                            </w:pPr>
                            <w:r>
                              <w:rPr>
                                <w:i/>
                              </w:rPr>
                              <w:tab/>
                              <w:t>(Ký tên và ghi rõ họ tên)</w:t>
                            </w:r>
                          </w:p>
                          <w:p w14:paraId="78ECEE03" w14:textId="77777777" w:rsidR="00D94BE9" w:rsidRDefault="00D94BE9" w:rsidP="00D94BE9">
                            <w:pPr>
                              <w:tabs>
                                <w:tab w:val="center" w:pos="5310"/>
                              </w:tabs>
                              <w:jc w:val="center"/>
                              <w:rPr>
                                <w:i/>
                              </w:rPr>
                            </w:pPr>
                          </w:p>
                          <w:p w14:paraId="3473F488" w14:textId="77777777" w:rsidR="00A92A3E" w:rsidRDefault="00A92A3E" w:rsidP="002C777D">
                            <w:pPr>
                              <w:jc w:val="center"/>
                            </w:pPr>
                          </w:p>
                          <w:p w14:paraId="5F78E098" w14:textId="77777777" w:rsidR="00A92A3E" w:rsidRDefault="00A92A3E" w:rsidP="002C777D">
                            <w:pPr>
                              <w:jc w:val="center"/>
                            </w:pPr>
                          </w:p>
                          <w:p w14:paraId="3B4D033B" w14:textId="77777777" w:rsidR="00A92A3E" w:rsidRDefault="00A92A3E" w:rsidP="002C777D">
                            <w:pPr>
                              <w:jc w:val="center"/>
                            </w:pPr>
                          </w:p>
                          <w:p w14:paraId="1481CA60"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5646" id="Rectangle 6"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">
                <v:textbox>
                  <w:txbxContent>
                    <w:p w14:paraId="2232D83E" w14:textId="77777777" w:rsidR="00A92A3E" w:rsidRDefault="00A92A3E" w:rsidP="002C777D">
                      <w:pPr>
                        <w:jc w:val="center"/>
                      </w:pPr>
                    </w:p>
                    <w:p w14:paraId="139E9014" w14:textId="77777777" w:rsidR="00A92A3E" w:rsidRDefault="00A92A3E" w:rsidP="002C777D">
                      <w:pPr>
                        <w:jc w:val="center"/>
                        <w:rPr>
                          <w:b/>
                        </w:rPr>
                      </w:pPr>
                      <w:r w:rsidRPr="008711E1">
                        <w:rPr>
                          <w:b/>
                        </w:rPr>
                        <w:t xml:space="preserve">NHẬN XÉT CỦA GIÁO VIÊN </w:t>
                      </w:r>
                      <w:r>
                        <w:rPr>
                          <w:b/>
                        </w:rPr>
                        <w:t>HƯỚNG DẪN</w:t>
                      </w:r>
                    </w:p>
                    <w:p w14:paraId="450A02AB" w14:textId="77777777" w:rsidR="00D94BE9" w:rsidRDefault="00D94BE9" w:rsidP="002C777D">
                      <w:pPr>
                        <w:jc w:val="center"/>
                        <w:rPr>
                          <w:b/>
                        </w:rPr>
                      </w:pPr>
                    </w:p>
                    <w:p w14:paraId="2C1524D3" w14:textId="77777777" w:rsidR="00D94BE9" w:rsidRPr="008711E1" w:rsidRDefault="00D94BE9" w:rsidP="002C777D">
                      <w:pPr>
                        <w:jc w:val="center"/>
                        <w:rPr>
                          <w:b/>
                        </w:rPr>
                      </w:pPr>
                    </w:p>
                    <w:p w14:paraId="4232902A" w14:textId="77777777" w:rsidR="00A92A3E" w:rsidRDefault="00D87F92" w:rsidP="00D94BE9">
                      <w:pPr>
                        <w:tabs>
                          <w:tab w:val="left" w:pos="1260"/>
                          <w:tab w:val="right" w:leader="dot" w:pos="7740"/>
                        </w:tabs>
                        <w:jc w:val="both"/>
                      </w:pPr>
                      <w:r>
                        <w:tab/>
                      </w:r>
                      <w:r>
                        <w:tab/>
                      </w:r>
                    </w:p>
                    <w:p w14:paraId="28D1691C" w14:textId="77777777" w:rsidR="00D87F92" w:rsidRDefault="00D87F92" w:rsidP="00D87F92">
                      <w:pPr>
                        <w:tabs>
                          <w:tab w:val="left" w:pos="540"/>
                          <w:tab w:val="right" w:leader="dot" w:pos="7740"/>
                        </w:tabs>
                        <w:jc w:val="both"/>
                      </w:pPr>
                      <w:r>
                        <w:tab/>
                      </w:r>
                      <w:r>
                        <w:tab/>
                      </w:r>
                    </w:p>
                    <w:p w14:paraId="04BA2673" w14:textId="77777777" w:rsidR="00D87F92" w:rsidRDefault="00D87F92" w:rsidP="00D87F92">
                      <w:pPr>
                        <w:tabs>
                          <w:tab w:val="left" w:pos="540"/>
                          <w:tab w:val="right" w:leader="dot" w:pos="7740"/>
                        </w:tabs>
                        <w:jc w:val="both"/>
                      </w:pPr>
                      <w:r>
                        <w:tab/>
                      </w:r>
                      <w:r>
                        <w:tab/>
                      </w:r>
                    </w:p>
                    <w:p w14:paraId="7461C3FE" w14:textId="77777777" w:rsidR="00D87F92" w:rsidRDefault="00D87F92" w:rsidP="00D87F92">
                      <w:pPr>
                        <w:tabs>
                          <w:tab w:val="left" w:pos="540"/>
                          <w:tab w:val="right" w:leader="dot" w:pos="7740"/>
                        </w:tabs>
                        <w:jc w:val="both"/>
                      </w:pPr>
                      <w:r>
                        <w:tab/>
                      </w:r>
                      <w:r>
                        <w:tab/>
                      </w:r>
                    </w:p>
                    <w:p w14:paraId="65A8ECA5" w14:textId="77777777" w:rsidR="00D87F92" w:rsidRDefault="00D87F92" w:rsidP="00D87F92">
                      <w:pPr>
                        <w:tabs>
                          <w:tab w:val="left" w:pos="540"/>
                          <w:tab w:val="right" w:leader="dot" w:pos="7740"/>
                        </w:tabs>
                        <w:jc w:val="both"/>
                      </w:pPr>
                      <w:r>
                        <w:tab/>
                      </w:r>
                      <w:r>
                        <w:tab/>
                      </w:r>
                    </w:p>
                    <w:p w14:paraId="1C8B5C12" w14:textId="77777777" w:rsidR="00D87F92" w:rsidRDefault="00D87F92" w:rsidP="00D87F92">
                      <w:pPr>
                        <w:tabs>
                          <w:tab w:val="left" w:pos="540"/>
                          <w:tab w:val="right" w:leader="dot" w:pos="7740"/>
                        </w:tabs>
                        <w:jc w:val="both"/>
                      </w:pPr>
                      <w:r>
                        <w:tab/>
                      </w:r>
                      <w:r>
                        <w:tab/>
                      </w:r>
                    </w:p>
                    <w:p w14:paraId="2957E81F" w14:textId="77777777" w:rsidR="00D87F92" w:rsidRDefault="00D87F92" w:rsidP="00D87F92">
                      <w:pPr>
                        <w:tabs>
                          <w:tab w:val="left" w:pos="540"/>
                          <w:tab w:val="right" w:leader="dot" w:pos="7740"/>
                        </w:tabs>
                        <w:jc w:val="both"/>
                      </w:pPr>
                      <w:r>
                        <w:tab/>
                      </w:r>
                      <w:r>
                        <w:tab/>
                      </w:r>
                    </w:p>
                    <w:p w14:paraId="2C70AEFA" w14:textId="77777777" w:rsidR="00D87F92" w:rsidRDefault="00D87F92" w:rsidP="00D87F92">
                      <w:pPr>
                        <w:tabs>
                          <w:tab w:val="left" w:pos="540"/>
                          <w:tab w:val="right" w:leader="dot" w:pos="7740"/>
                        </w:tabs>
                        <w:jc w:val="both"/>
                      </w:pPr>
                      <w:r>
                        <w:tab/>
                      </w:r>
                      <w:r>
                        <w:tab/>
                      </w:r>
                    </w:p>
                    <w:p w14:paraId="79F56BC2" w14:textId="77777777" w:rsidR="00D87F92" w:rsidRDefault="00D87F92" w:rsidP="00D87F92">
                      <w:pPr>
                        <w:tabs>
                          <w:tab w:val="left" w:pos="540"/>
                          <w:tab w:val="right" w:leader="dot" w:pos="7740"/>
                        </w:tabs>
                        <w:jc w:val="both"/>
                      </w:pPr>
                      <w:r>
                        <w:tab/>
                      </w:r>
                      <w:r>
                        <w:tab/>
                      </w:r>
                    </w:p>
                    <w:p w14:paraId="5733E17E" w14:textId="77777777" w:rsidR="00D87F92" w:rsidRDefault="00D87F92" w:rsidP="00D87F92">
                      <w:pPr>
                        <w:tabs>
                          <w:tab w:val="left" w:pos="540"/>
                          <w:tab w:val="right" w:leader="dot" w:pos="7740"/>
                        </w:tabs>
                        <w:jc w:val="both"/>
                      </w:pPr>
                      <w:r>
                        <w:tab/>
                      </w:r>
                      <w:r>
                        <w:tab/>
                      </w:r>
                    </w:p>
                    <w:p w14:paraId="7C5E8DE4" w14:textId="77777777" w:rsidR="00D87F92" w:rsidRDefault="00D87F92" w:rsidP="00D87F92">
                      <w:pPr>
                        <w:tabs>
                          <w:tab w:val="left" w:pos="540"/>
                          <w:tab w:val="right" w:leader="dot" w:pos="7740"/>
                        </w:tabs>
                        <w:jc w:val="both"/>
                      </w:pPr>
                      <w:r>
                        <w:tab/>
                      </w:r>
                      <w:r>
                        <w:tab/>
                      </w:r>
                    </w:p>
                    <w:p w14:paraId="52764BFA" w14:textId="77777777" w:rsidR="00D87F92" w:rsidRDefault="00D87F92" w:rsidP="00D87F92">
                      <w:pPr>
                        <w:tabs>
                          <w:tab w:val="left" w:pos="540"/>
                          <w:tab w:val="right" w:leader="dot" w:pos="7740"/>
                        </w:tabs>
                        <w:jc w:val="both"/>
                      </w:pPr>
                      <w:r>
                        <w:tab/>
                      </w:r>
                      <w:r>
                        <w:tab/>
                      </w:r>
                    </w:p>
                    <w:p w14:paraId="1F4DA23E" w14:textId="77777777" w:rsidR="00D87F92" w:rsidRDefault="00D87F92" w:rsidP="00D87F92">
                      <w:pPr>
                        <w:tabs>
                          <w:tab w:val="left" w:pos="540"/>
                          <w:tab w:val="right" w:leader="dot" w:pos="7740"/>
                        </w:tabs>
                        <w:jc w:val="both"/>
                      </w:pPr>
                      <w:r>
                        <w:tab/>
                      </w:r>
                      <w:r>
                        <w:tab/>
                      </w:r>
                    </w:p>
                    <w:p w14:paraId="0055F7FF" w14:textId="77777777" w:rsidR="00D87F92" w:rsidRDefault="00D87F92" w:rsidP="00D87F92">
                      <w:pPr>
                        <w:tabs>
                          <w:tab w:val="left" w:pos="540"/>
                          <w:tab w:val="right" w:leader="dot" w:pos="7740"/>
                        </w:tabs>
                        <w:jc w:val="both"/>
                      </w:pPr>
                      <w:r>
                        <w:tab/>
                      </w:r>
                      <w:r>
                        <w:tab/>
                      </w:r>
                      <w:r>
                        <w:tab/>
                      </w:r>
                    </w:p>
                    <w:p w14:paraId="7D17B272" w14:textId="77777777" w:rsidR="00D87F92" w:rsidRDefault="00D87F92" w:rsidP="00D87F92">
                      <w:pPr>
                        <w:tabs>
                          <w:tab w:val="left" w:pos="540"/>
                          <w:tab w:val="right" w:leader="dot" w:pos="7740"/>
                        </w:tabs>
                        <w:jc w:val="both"/>
                      </w:pPr>
                      <w:r>
                        <w:tab/>
                      </w:r>
                      <w:r>
                        <w:tab/>
                      </w:r>
                    </w:p>
                    <w:p w14:paraId="1125C431" w14:textId="77777777" w:rsidR="00D87F92" w:rsidRDefault="00D87F92" w:rsidP="00D87F92">
                      <w:pPr>
                        <w:tabs>
                          <w:tab w:val="left" w:pos="540"/>
                          <w:tab w:val="right" w:leader="dot" w:pos="7740"/>
                        </w:tabs>
                        <w:jc w:val="both"/>
                      </w:pPr>
                      <w:r>
                        <w:tab/>
                      </w:r>
                      <w:r>
                        <w:tab/>
                      </w:r>
                    </w:p>
                    <w:p w14:paraId="70E44891" w14:textId="77777777" w:rsidR="00D87F92" w:rsidRDefault="00D87F92" w:rsidP="00D87F92">
                      <w:pPr>
                        <w:tabs>
                          <w:tab w:val="left" w:pos="540"/>
                          <w:tab w:val="right" w:leader="dot" w:pos="7740"/>
                        </w:tabs>
                        <w:jc w:val="both"/>
                      </w:pPr>
                      <w:r>
                        <w:tab/>
                      </w:r>
                      <w:r>
                        <w:tab/>
                      </w:r>
                    </w:p>
                    <w:p w14:paraId="00C0C86F" w14:textId="77777777" w:rsidR="00D87F92" w:rsidRDefault="00D87F92" w:rsidP="00D87F92">
                      <w:pPr>
                        <w:tabs>
                          <w:tab w:val="left" w:pos="540"/>
                          <w:tab w:val="right" w:leader="dot" w:pos="7740"/>
                        </w:tabs>
                        <w:jc w:val="both"/>
                      </w:pPr>
                      <w:r>
                        <w:tab/>
                      </w:r>
                      <w:r>
                        <w:tab/>
                      </w:r>
                    </w:p>
                    <w:p w14:paraId="7ED5F135" w14:textId="77777777" w:rsidR="00D87F92" w:rsidRDefault="00D87F92" w:rsidP="00D87F92">
                      <w:pPr>
                        <w:tabs>
                          <w:tab w:val="left" w:pos="540"/>
                          <w:tab w:val="right" w:leader="dot" w:pos="7740"/>
                        </w:tabs>
                        <w:jc w:val="both"/>
                      </w:pPr>
                      <w:r>
                        <w:tab/>
                      </w:r>
                      <w:r>
                        <w:tab/>
                      </w:r>
                    </w:p>
                    <w:p w14:paraId="709388DF" w14:textId="77777777" w:rsidR="00D87F92" w:rsidRDefault="00D87F92" w:rsidP="00D87F92">
                      <w:pPr>
                        <w:tabs>
                          <w:tab w:val="left" w:pos="540"/>
                          <w:tab w:val="right" w:leader="dot" w:pos="7740"/>
                        </w:tabs>
                        <w:jc w:val="both"/>
                      </w:pPr>
                      <w:r>
                        <w:tab/>
                      </w:r>
                      <w:r>
                        <w:tab/>
                      </w:r>
                    </w:p>
                    <w:p w14:paraId="66F6B9BD" w14:textId="77777777" w:rsidR="00D87F92" w:rsidRDefault="00D87F92" w:rsidP="00D87F92">
                      <w:pPr>
                        <w:tabs>
                          <w:tab w:val="left" w:pos="540"/>
                          <w:tab w:val="right" w:leader="dot" w:pos="7740"/>
                        </w:tabs>
                        <w:jc w:val="both"/>
                      </w:pPr>
                      <w:r>
                        <w:tab/>
                      </w:r>
                      <w:r>
                        <w:tab/>
                      </w:r>
                    </w:p>
                    <w:p w14:paraId="224062B3" w14:textId="77777777" w:rsidR="00D87F92" w:rsidRDefault="00D87F92" w:rsidP="00D87F92">
                      <w:pPr>
                        <w:tabs>
                          <w:tab w:val="left" w:pos="540"/>
                          <w:tab w:val="right" w:leader="dot" w:pos="7740"/>
                        </w:tabs>
                        <w:jc w:val="both"/>
                      </w:pPr>
                      <w:r>
                        <w:tab/>
                      </w:r>
                      <w:r>
                        <w:tab/>
                      </w:r>
                    </w:p>
                    <w:p w14:paraId="1B173B1B" w14:textId="77777777" w:rsidR="00D87F92" w:rsidRDefault="00D87F92" w:rsidP="00D87F92">
                      <w:pPr>
                        <w:tabs>
                          <w:tab w:val="left" w:pos="540"/>
                          <w:tab w:val="right" w:leader="dot" w:pos="7740"/>
                        </w:tabs>
                        <w:jc w:val="both"/>
                      </w:pPr>
                      <w:r>
                        <w:tab/>
                      </w:r>
                      <w:r>
                        <w:tab/>
                      </w:r>
                    </w:p>
                    <w:p w14:paraId="6543389F" w14:textId="77777777" w:rsidR="00D87F92" w:rsidRDefault="00D87F92" w:rsidP="00D87F92">
                      <w:pPr>
                        <w:tabs>
                          <w:tab w:val="left" w:pos="540"/>
                          <w:tab w:val="right" w:leader="dot" w:pos="7740"/>
                        </w:tabs>
                        <w:jc w:val="both"/>
                      </w:pPr>
                      <w:r>
                        <w:tab/>
                      </w:r>
                      <w:r>
                        <w:tab/>
                      </w:r>
                    </w:p>
                    <w:p w14:paraId="5EE02658" w14:textId="77777777" w:rsidR="00D87F92" w:rsidRDefault="00D87F92" w:rsidP="00D87F92">
                      <w:pPr>
                        <w:tabs>
                          <w:tab w:val="left" w:pos="540"/>
                          <w:tab w:val="right" w:leader="dot" w:pos="7740"/>
                        </w:tabs>
                        <w:jc w:val="both"/>
                      </w:pPr>
                      <w:r>
                        <w:tab/>
                      </w:r>
                      <w:r>
                        <w:tab/>
                      </w:r>
                    </w:p>
                    <w:p w14:paraId="582BDE1A" w14:textId="77777777" w:rsidR="00D87F92" w:rsidRDefault="00D87F92" w:rsidP="00D87F92">
                      <w:pPr>
                        <w:tabs>
                          <w:tab w:val="left" w:pos="540"/>
                          <w:tab w:val="right" w:leader="dot" w:pos="7740"/>
                        </w:tabs>
                        <w:jc w:val="both"/>
                      </w:pPr>
                      <w:r>
                        <w:tab/>
                      </w:r>
                      <w:r>
                        <w:tab/>
                      </w:r>
                    </w:p>
                    <w:p w14:paraId="25F46702" w14:textId="77777777" w:rsidR="00D87F92" w:rsidRDefault="00D87F92" w:rsidP="00D87F92">
                      <w:pPr>
                        <w:tabs>
                          <w:tab w:val="left" w:pos="540"/>
                          <w:tab w:val="right" w:leader="dot" w:pos="7740"/>
                        </w:tabs>
                        <w:jc w:val="both"/>
                      </w:pPr>
                      <w:r>
                        <w:tab/>
                      </w:r>
                      <w:r>
                        <w:tab/>
                      </w:r>
                    </w:p>
                    <w:p w14:paraId="2C209038" w14:textId="77777777" w:rsidR="00D87F92" w:rsidRDefault="00D87F92" w:rsidP="00D87F92">
                      <w:pPr>
                        <w:tabs>
                          <w:tab w:val="left" w:pos="540"/>
                          <w:tab w:val="right" w:leader="dot" w:pos="7740"/>
                        </w:tabs>
                        <w:jc w:val="both"/>
                      </w:pPr>
                      <w:r>
                        <w:tab/>
                      </w:r>
                      <w:r>
                        <w:tab/>
                      </w:r>
                    </w:p>
                    <w:p w14:paraId="78497BAC" w14:textId="77777777" w:rsidR="00D87F92" w:rsidRDefault="00D87F92" w:rsidP="00D87F92">
                      <w:pPr>
                        <w:tabs>
                          <w:tab w:val="left" w:pos="540"/>
                          <w:tab w:val="right" w:leader="dot" w:pos="7740"/>
                        </w:tabs>
                        <w:jc w:val="both"/>
                      </w:pPr>
                      <w:r>
                        <w:tab/>
                      </w:r>
                      <w:r>
                        <w:tab/>
                      </w:r>
                    </w:p>
                    <w:p w14:paraId="361A72B1" w14:textId="77777777" w:rsidR="00D87F92" w:rsidRDefault="00D87F92" w:rsidP="00D87F92">
                      <w:pPr>
                        <w:tabs>
                          <w:tab w:val="left" w:pos="540"/>
                          <w:tab w:val="right" w:leader="dot" w:pos="7740"/>
                        </w:tabs>
                        <w:jc w:val="both"/>
                      </w:pPr>
                      <w:r>
                        <w:tab/>
                      </w:r>
                      <w:r>
                        <w:tab/>
                      </w:r>
                    </w:p>
                    <w:p w14:paraId="2FAEB7DC" w14:textId="77777777" w:rsidR="00D87F92" w:rsidRDefault="00D87F92" w:rsidP="00D87F92">
                      <w:pPr>
                        <w:tabs>
                          <w:tab w:val="left" w:pos="540"/>
                          <w:tab w:val="right" w:leader="dot" w:pos="7740"/>
                        </w:tabs>
                        <w:jc w:val="both"/>
                      </w:pPr>
                      <w:r>
                        <w:tab/>
                      </w:r>
                      <w:r>
                        <w:tab/>
                      </w:r>
                    </w:p>
                    <w:p w14:paraId="5CD0384E" w14:textId="77777777" w:rsidR="00D87F92" w:rsidRDefault="00D87F92" w:rsidP="00D87F92">
                      <w:pPr>
                        <w:tabs>
                          <w:tab w:val="left" w:pos="540"/>
                          <w:tab w:val="right" w:leader="dot" w:pos="7740"/>
                        </w:tabs>
                        <w:jc w:val="both"/>
                      </w:pPr>
                      <w:r>
                        <w:tab/>
                      </w:r>
                      <w:r>
                        <w:tab/>
                      </w:r>
                    </w:p>
                    <w:p w14:paraId="3B0CE9D1" w14:textId="77777777" w:rsidR="00D87F92" w:rsidRDefault="00D87F92" w:rsidP="00D87F92">
                      <w:pPr>
                        <w:tabs>
                          <w:tab w:val="left" w:pos="540"/>
                          <w:tab w:val="right" w:leader="dot" w:pos="7740"/>
                        </w:tabs>
                        <w:jc w:val="both"/>
                      </w:pPr>
                      <w:r>
                        <w:tab/>
                      </w:r>
                      <w:r>
                        <w:tab/>
                      </w:r>
                    </w:p>
                    <w:p w14:paraId="7972DCD3" w14:textId="77777777" w:rsidR="00D87F92" w:rsidRDefault="00D87F92" w:rsidP="00D87F92">
                      <w:pPr>
                        <w:tabs>
                          <w:tab w:val="left" w:pos="540"/>
                          <w:tab w:val="right" w:leader="dot" w:pos="7740"/>
                        </w:tabs>
                        <w:jc w:val="both"/>
                      </w:pPr>
                      <w:r>
                        <w:tab/>
                      </w:r>
                      <w:r>
                        <w:tab/>
                      </w:r>
                    </w:p>
                    <w:p w14:paraId="468E8C0E" w14:textId="77777777" w:rsidR="00D87F92" w:rsidRDefault="00D87F92" w:rsidP="00D87F92">
                      <w:pPr>
                        <w:tabs>
                          <w:tab w:val="left" w:pos="540"/>
                          <w:tab w:val="right" w:leader="dot" w:pos="7740"/>
                        </w:tabs>
                        <w:jc w:val="both"/>
                      </w:pPr>
                      <w:r>
                        <w:tab/>
                      </w:r>
                      <w:r>
                        <w:tab/>
                      </w:r>
                    </w:p>
                    <w:p w14:paraId="659FC33C" w14:textId="77777777" w:rsidR="00D87F92" w:rsidRDefault="00D87F92" w:rsidP="00D87F92">
                      <w:pPr>
                        <w:tabs>
                          <w:tab w:val="left" w:pos="540"/>
                          <w:tab w:val="right" w:leader="dot" w:pos="7740"/>
                        </w:tabs>
                        <w:jc w:val="both"/>
                      </w:pPr>
                      <w:r>
                        <w:tab/>
                      </w:r>
                      <w:r>
                        <w:tab/>
                      </w:r>
                    </w:p>
                    <w:p w14:paraId="3D11BFF2" w14:textId="77777777" w:rsidR="00D87F92" w:rsidRDefault="00D87F92" w:rsidP="00D87F92">
                      <w:pPr>
                        <w:tabs>
                          <w:tab w:val="left" w:pos="540"/>
                          <w:tab w:val="right" w:leader="dot" w:pos="7740"/>
                        </w:tabs>
                        <w:jc w:val="both"/>
                      </w:pPr>
                      <w:r>
                        <w:tab/>
                      </w:r>
                      <w:r>
                        <w:tab/>
                      </w:r>
                    </w:p>
                    <w:p w14:paraId="6CFD7703" w14:textId="77777777" w:rsidR="00D87F92" w:rsidRDefault="00D87F92" w:rsidP="00D87F92">
                      <w:pPr>
                        <w:tabs>
                          <w:tab w:val="left" w:pos="540"/>
                          <w:tab w:val="right" w:leader="dot" w:pos="7740"/>
                        </w:tabs>
                        <w:jc w:val="both"/>
                      </w:pPr>
                      <w:r>
                        <w:tab/>
                      </w:r>
                      <w:r>
                        <w:tab/>
                      </w:r>
                    </w:p>
                    <w:p w14:paraId="52CB8E99" w14:textId="77777777" w:rsidR="00D87F92" w:rsidRDefault="00D87F92" w:rsidP="00D87F92">
                      <w:pPr>
                        <w:tabs>
                          <w:tab w:val="left" w:pos="540"/>
                          <w:tab w:val="right" w:leader="dot" w:pos="7740"/>
                        </w:tabs>
                        <w:jc w:val="both"/>
                      </w:pPr>
                      <w:r>
                        <w:tab/>
                      </w:r>
                      <w:r>
                        <w:tab/>
                      </w:r>
                    </w:p>
                    <w:p w14:paraId="662A5B9F" w14:textId="77777777" w:rsidR="00D87F92" w:rsidRDefault="00D87F92" w:rsidP="00D87F92">
                      <w:pPr>
                        <w:tabs>
                          <w:tab w:val="left" w:pos="540"/>
                          <w:tab w:val="right" w:leader="dot" w:pos="7740"/>
                        </w:tabs>
                        <w:jc w:val="both"/>
                      </w:pPr>
                      <w:r>
                        <w:tab/>
                      </w:r>
                    </w:p>
                    <w:p w14:paraId="0209CD04" w14:textId="77777777" w:rsidR="00D94BE9" w:rsidRPr="00D50A37" w:rsidRDefault="00D94BE9" w:rsidP="00D94BE9">
                      <w:pPr>
                        <w:jc w:val="right"/>
                        <w:rPr>
                          <w:i/>
                        </w:rPr>
                      </w:pPr>
                      <w:r w:rsidRPr="00D50A37">
                        <w:rPr>
                          <w:i/>
                        </w:rPr>
                        <w:t>Trà Vinh, ngày …</w:t>
                      </w:r>
                      <w:r w:rsidR="00A6406E">
                        <w:rPr>
                          <w:i/>
                        </w:rPr>
                        <w:t>.</w:t>
                      </w:r>
                      <w:r w:rsidRPr="00D50A37">
                        <w:rPr>
                          <w:i/>
                        </w:rPr>
                        <w:t>.. tháng …… năm ……</w:t>
                      </w:r>
                    </w:p>
                    <w:p w14:paraId="4D0AB54B" w14:textId="77777777" w:rsidR="00D94BE9" w:rsidRPr="00D50A37" w:rsidRDefault="00D94BE9" w:rsidP="00D94BE9">
                      <w:pPr>
                        <w:tabs>
                          <w:tab w:val="center" w:pos="5310"/>
                        </w:tabs>
                        <w:jc w:val="center"/>
                        <w:rPr>
                          <w:b/>
                        </w:rPr>
                      </w:pPr>
                      <w:r>
                        <w:rPr>
                          <w:b/>
                        </w:rPr>
                        <w:tab/>
                      </w:r>
                      <w:r w:rsidRPr="00D50A37">
                        <w:rPr>
                          <w:b/>
                        </w:rPr>
                        <w:t>Giáo viên hướng dẫn</w:t>
                      </w:r>
                    </w:p>
                    <w:p w14:paraId="2ED9E9D9" w14:textId="77777777" w:rsidR="00D94BE9" w:rsidRDefault="00D94BE9" w:rsidP="00D94BE9">
                      <w:pPr>
                        <w:tabs>
                          <w:tab w:val="center" w:pos="5310"/>
                        </w:tabs>
                        <w:jc w:val="center"/>
                        <w:rPr>
                          <w:i/>
                        </w:rPr>
                      </w:pPr>
                      <w:r>
                        <w:rPr>
                          <w:i/>
                        </w:rPr>
                        <w:tab/>
                        <w:t>(Ký tên và ghi rõ họ tên)</w:t>
                      </w:r>
                    </w:p>
                    <w:p w14:paraId="78ECEE03" w14:textId="77777777" w:rsidR="00D94BE9" w:rsidRDefault="00D94BE9" w:rsidP="00D94BE9">
                      <w:pPr>
                        <w:tabs>
                          <w:tab w:val="center" w:pos="5310"/>
                        </w:tabs>
                        <w:jc w:val="center"/>
                        <w:rPr>
                          <w:i/>
                        </w:rPr>
                      </w:pPr>
                    </w:p>
                    <w:p w14:paraId="3473F488" w14:textId="77777777" w:rsidR="00A92A3E" w:rsidRDefault="00A92A3E" w:rsidP="002C777D">
                      <w:pPr>
                        <w:jc w:val="center"/>
                      </w:pPr>
                    </w:p>
                    <w:p w14:paraId="5F78E098" w14:textId="77777777" w:rsidR="00A92A3E" w:rsidRDefault="00A92A3E" w:rsidP="002C777D">
                      <w:pPr>
                        <w:jc w:val="center"/>
                      </w:pPr>
                    </w:p>
                    <w:p w14:paraId="3B4D033B" w14:textId="77777777" w:rsidR="00A92A3E" w:rsidRDefault="00A92A3E" w:rsidP="002C777D">
                      <w:pPr>
                        <w:jc w:val="center"/>
                      </w:pPr>
                    </w:p>
                    <w:p w14:paraId="1481CA60" w14:textId="77777777" w:rsidR="00A92A3E" w:rsidRDefault="00A92A3E" w:rsidP="002C777D">
                      <w:pPr>
                        <w:jc w:val="center"/>
                      </w:pPr>
                    </w:p>
                  </w:txbxContent>
                </v:textbox>
              </v:rect>
            </w:pict>
          </mc:Fallback>
        </mc:AlternateContent>
      </w:r>
    </w:p>
    <w:p w14:paraId="1E0EE425" w14:textId="534A4664" w:rsidR="00D62FA4" w:rsidRDefault="00563D11" w:rsidP="00103C94">
      <w:pPr>
        <w:spacing w:after="200" w:line="276" w:lineRule="auto"/>
        <w:jc w:val="center"/>
        <w:rPr>
          <w:b/>
          <w:bCs/>
          <w:sz w:val="26"/>
          <w:szCs w:val="26"/>
        </w:rPr>
      </w:pPr>
      <w:r>
        <w:rPr>
          <w:b/>
          <w:bCs/>
          <w:noProof/>
          <w:sz w:val="26"/>
          <w:szCs w:val="26"/>
        </w:rPr>
        <mc:AlternateContent>
          <mc:Choice Requires="wpc">
            <w:drawing>
              <wp:inline distT="0" distB="0" distL="0" distR="0" wp14:anchorId="4E226F21" wp14:editId="3D1E6D0C">
                <wp:extent cx="5486400" cy="8229600"/>
                <wp:effectExtent l="0" t="0" r="1905" b="10160"/>
                <wp:docPr id="182088800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71129075" name="Text Box 5"/>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1A840EC7" w14:textId="77777777" w:rsidR="00D94BE9" w:rsidRPr="00D50A37" w:rsidRDefault="00D94BE9" w:rsidP="00D94BE9">
                              <w:pPr>
                                <w:jc w:val="right"/>
                                <w:rPr>
                                  <w:i/>
                                </w:rPr>
                              </w:pPr>
                              <w:r w:rsidRPr="00D50A37">
                                <w:rPr>
                                  <w:i/>
                                </w:rPr>
                                <w:t>Trà Vinh, ngày ….. tháng …… năm ……</w:t>
                              </w:r>
                            </w:p>
                            <w:p w14:paraId="57379AA5" w14:textId="77777777" w:rsidR="00D94BE9" w:rsidRPr="00D50A37" w:rsidRDefault="00D94BE9" w:rsidP="00D94BE9">
                              <w:pPr>
                                <w:tabs>
                                  <w:tab w:val="center" w:pos="5310"/>
                                </w:tabs>
                                <w:jc w:val="right"/>
                                <w:rPr>
                                  <w:b/>
                                </w:rPr>
                              </w:pPr>
                              <w:r w:rsidRPr="00D50A37">
                                <w:rPr>
                                  <w:b/>
                                </w:rPr>
                                <w:t>Giáo viên hướng dẫn</w:t>
                              </w:r>
                            </w:p>
                            <w:p w14:paraId="0B34882F" w14:textId="77777777" w:rsidR="00D94BE9" w:rsidRDefault="00D94BE9" w:rsidP="00D94BE9">
                              <w:pPr>
                                <w:tabs>
                                  <w:tab w:val="center" w:pos="5310"/>
                                </w:tabs>
                                <w:jc w:val="right"/>
                                <w:rPr>
                                  <w:i/>
                                </w:rPr>
                              </w:pPr>
                              <w:r>
                                <w:rPr>
                                  <w:i/>
                                </w:rPr>
                                <w:t>(Ký tên và ghi rõ họ tên)</w:t>
                              </w:r>
                            </w:p>
                            <w:p w14:paraId="79591730" w14:textId="77777777" w:rsidR="00D94BE9" w:rsidRDefault="00D94BE9" w:rsidP="00D94BE9">
                              <w:pPr>
                                <w:tabs>
                                  <w:tab w:val="center" w:pos="5310"/>
                                </w:tabs>
                                <w:jc w:val="center"/>
                                <w:rPr>
                                  <w:i/>
                                </w:rPr>
                              </w:pPr>
                            </w:p>
                            <w:p w14:paraId="69DB7B67"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4E226F21" id="Canvas 3"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CRGGbb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">
                  <v:textbox>
                    <w:txbxContent>
                      <w:p w14:paraId="1A840EC7" w14:textId="77777777" w:rsidR="00D94BE9" w:rsidRPr="00D50A37" w:rsidRDefault="00D94BE9" w:rsidP="00D94BE9">
                        <w:pPr>
                          <w:jc w:val="right"/>
                          <w:rPr>
                            <w:i/>
                          </w:rPr>
                        </w:pPr>
                        <w:r w:rsidRPr="00D50A37">
                          <w:rPr>
                            <w:i/>
                          </w:rPr>
                          <w:t>Trà Vinh, ngày ….. tháng …… năm ……</w:t>
                        </w:r>
                      </w:p>
                      <w:p w14:paraId="57379AA5" w14:textId="77777777" w:rsidR="00D94BE9" w:rsidRPr="00D50A37" w:rsidRDefault="00D94BE9" w:rsidP="00D94BE9">
                        <w:pPr>
                          <w:tabs>
                            <w:tab w:val="center" w:pos="5310"/>
                          </w:tabs>
                          <w:jc w:val="right"/>
                          <w:rPr>
                            <w:b/>
                          </w:rPr>
                        </w:pPr>
                        <w:r w:rsidRPr="00D50A37">
                          <w:rPr>
                            <w:b/>
                          </w:rPr>
                          <w:t>Giáo viên hướng dẫn</w:t>
                        </w:r>
                      </w:p>
                      <w:p w14:paraId="0B34882F" w14:textId="77777777" w:rsidR="00D94BE9" w:rsidRDefault="00D94BE9" w:rsidP="00D94BE9">
                        <w:pPr>
                          <w:tabs>
                            <w:tab w:val="center" w:pos="5310"/>
                          </w:tabs>
                          <w:jc w:val="right"/>
                          <w:rPr>
                            <w:i/>
                          </w:rPr>
                        </w:pPr>
                        <w:r>
                          <w:rPr>
                            <w:i/>
                          </w:rPr>
                          <w:t>(Ký tên và ghi rõ họ tên)</w:t>
                        </w:r>
                      </w:p>
                      <w:p w14:paraId="79591730" w14:textId="77777777" w:rsidR="00D94BE9" w:rsidRDefault="00D94BE9" w:rsidP="00D94BE9">
                        <w:pPr>
                          <w:tabs>
                            <w:tab w:val="center" w:pos="5310"/>
                          </w:tabs>
                          <w:jc w:val="center"/>
                          <w:rPr>
                            <w:i/>
                          </w:rPr>
                        </w:pPr>
                      </w:p>
                      <w:p w14:paraId="69DB7B67" w14:textId="77777777" w:rsidR="00D94BE9" w:rsidRDefault="00D94BE9"/>
                    </w:txbxContent>
                  </v:textbox>
                </v:shape>
                <w10:anchorlock/>
              </v:group>
            </w:pict>
          </mc:Fallback>
        </mc:AlternateContent>
      </w:r>
    </w:p>
    <w:p w14:paraId="3C533250" w14:textId="77777777" w:rsidR="00D62FA4" w:rsidRPr="00D62FA4" w:rsidRDefault="00D62FA4" w:rsidP="00D62FA4">
      <w:pPr>
        <w:rPr>
          <w:sz w:val="26"/>
          <w:szCs w:val="26"/>
        </w:rPr>
      </w:pPr>
    </w:p>
    <w:p w14:paraId="5EBDFCDB" w14:textId="77777777" w:rsidR="00D62FA4" w:rsidRDefault="006D2252" w:rsidP="00D62FA4">
      <w:pPr>
        <w:spacing w:after="200" w:line="276" w:lineRule="auto"/>
        <w:rPr>
          <w:sz w:val="26"/>
          <w:szCs w:val="26"/>
        </w:rPr>
      </w:pPr>
      <w:r>
        <w:rPr>
          <w:sz w:val="26"/>
          <w:szCs w:val="26"/>
        </w:rPr>
        <w:br w:type="page"/>
      </w:r>
    </w:p>
    <w:p w14:paraId="399A3693" w14:textId="43634A18" w:rsidR="00103C94" w:rsidRDefault="00563D11" w:rsidP="00103C94">
      <w:pPr>
        <w:spacing w:after="200" w:line="276" w:lineRule="auto"/>
        <w:jc w:val="center"/>
        <w:rPr>
          <w:b/>
          <w:bCs/>
          <w:sz w:val="26"/>
          <w:szCs w:val="26"/>
        </w:rPr>
      </w:pPr>
      <w:r>
        <w:rPr>
          <w:noProof/>
          <w:sz w:val="26"/>
          <w:szCs w:val="26"/>
          <w:lang w:eastAsia="zh-CN"/>
        </w:rPr>
        <w:lastRenderedPageBreak/>
        <mc:AlternateContent>
          <mc:Choice Requires="wps">
            <w:drawing>
              <wp:anchor distT="0" distB="0" distL="114300" distR="114300" simplePos="0" relativeHeight="251657728" behindDoc="0" locked="0" layoutInCell="1" allowOverlap="1" wp14:anchorId="2CAA26B4" wp14:editId="6E86C5E8">
                <wp:simplePos x="0" y="0"/>
                <wp:positionH relativeFrom="column">
                  <wp:posOffset>36195</wp:posOffset>
                </wp:positionH>
                <wp:positionV relativeFrom="paragraph">
                  <wp:posOffset>-193040</wp:posOffset>
                </wp:positionV>
                <wp:extent cx="5372100" cy="9144000"/>
                <wp:effectExtent l="11430" t="5715" r="7620" b="13335"/>
                <wp:wrapNone/>
                <wp:docPr id="8395534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1926CAA9" w14:textId="77777777" w:rsidR="006D2252" w:rsidRDefault="006D2252" w:rsidP="006D2252">
                            <w:pPr>
                              <w:jc w:val="center"/>
                            </w:pPr>
                          </w:p>
                          <w:p w14:paraId="00397610" w14:textId="77777777" w:rsidR="006D2252" w:rsidRDefault="006D2252" w:rsidP="006D2252">
                            <w:pPr>
                              <w:jc w:val="center"/>
                              <w:rPr>
                                <w:b/>
                              </w:rPr>
                            </w:pPr>
                            <w:r w:rsidRPr="008711E1">
                              <w:rPr>
                                <w:b/>
                              </w:rPr>
                              <w:t xml:space="preserve">NHẬN XÉT CỦA </w:t>
                            </w:r>
                            <w:r>
                              <w:rPr>
                                <w:b/>
                              </w:rPr>
                              <w:t>THÀNH VIÊN HỘI ĐỒNG</w:t>
                            </w:r>
                          </w:p>
                          <w:p w14:paraId="3772EDEC" w14:textId="77777777" w:rsidR="006D2252" w:rsidRDefault="006D2252" w:rsidP="006D2252">
                            <w:pPr>
                              <w:jc w:val="center"/>
                              <w:rPr>
                                <w:b/>
                              </w:rPr>
                            </w:pPr>
                          </w:p>
                          <w:p w14:paraId="4F1E53B9" w14:textId="77777777" w:rsidR="006D2252" w:rsidRPr="008711E1" w:rsidRDefault="006D2252" w:rsidP="006D2252">
                            <w:pPr>
                              <w:jc w:val="center"/>
                              <w:rPr>
                                <w:b/>
                              </w:rPr>
                            </w:pPr>
                          </w:p>
                          <w:p w14:paraId="597EB207" w14:textId="77777777" w:rsidR="006D2252" w:rsidRDefault="006D2252" w:rsidP="006D2252">
                            <w:pPr>
                              <w:tabs>
                                <w:tab w:val="left" w:pos="1260"/>
                                <w:tab w:val="right" w:leader="dot" w:pos="7740"/>
                              </w:tabs>
                              <w:jc w:val="both"/>
                            </w:pPr>
                            <w:r>
                              <w:tab/>
                            </w:r>
                            <w:r>
                              <w:tab/>
                            </w:r>
                          </w:p>
                          <w:p w14:paraId="6C809DDE" w14:textId="77777777" w:rsidR="006D2252" w:rsidRDefault="006D2252" w:rsidP="006D2252">
                            <w:pPr>
                              <w:tabs>
                                <w:tab w:val="left" w:pos="540"/>
                                <w:tab w:val="right" w:leader="dot" w:pos="7740"/>
                              </w:tabs>
                              <w:jc w:val="both"/>
                            </w:pPr>
                            <w:r>
                              <w:tab/>
                            </w:r>
                            <w:r>
                              <w:tab/>
                            </w:r>
                          </w:p>
                          <w:p w14:paraId="1D3539FF" w14:textId="77777777" w:rsidR="006D2252" w:rsidRDefault="006D2252" w:rsidP="006D2252">
                            <w:pPr>
                              <w:tabs>
                                <w:tab w:val="left" w:pos="540"/>
                                <w:tab w:val="right" w:leader="dot" w:pos="7740"/>
                              </w:tabs>
                              <w:jc w:val="both"/>
                            </w:pPr>
                            <w:r>
                              <w:tab/>
                            </w:r>
                            <w:r>
                              <w:tab/>
                            </w:r>
                          </w:p>
                          <w:p w14:paraId="1DFEB84A" w14:textId="77777777" w:rsidR="006D2252" w:rsidRDefault="006D2252" w:rsidP="006D2252">
                            <w:pPr>
                              <w:tabs>
                                <w:tab w:val="left" w:pos="540"/>
                                <w:tab w:val="right" w:leader="dot" w:pos="7740"/>
                              </w:tabs>
                              <w:jc w:val="both"/>
                            </w:pPr>
                            <w:r>
                              <w:tab/>
                            </w:r>
                            <w:r>
                              <w:tab/>
                            </w:r>
                          </w:p>
                          <w:p w14:paraId="4FF0C1C1" w14:textId="77777777" w:rsidR="006D2252" w:rsidRDefault="006D2252" w:rsidP="006D2252">
                            <w:pPr>
                              <w:tabs>
                                <w:tab w:val="left" w:pos="540"/>
                                <w:tab w:val="right" w:leader="dot" w:pos="7740"/>
                              </w:tabs>
                              <w:jc w:val="both"/>
                            </w:pPr>
                            <w:r>
                              <w:tab/>
                            </w:r>
                            <w:r>
                              <w:tab/>
                            </w:r>
                          </w:p>
                          <w:p w14:paraId="6245DEE8" w14:textId="77777777" w:rsidR="006D2252" w:rsidRDefault="006D2252" w:rsidP="006D2252">
                            <w:pPr>
                              <w:tabs>
                                <w:tab w:val="left" w:pos="540"/>
                                <w:tab w:val="right" w:leader="dot" w:pos="7740"/>
                              </w:tabs>
                              <w:jc w:val="both"/>
                            </w:pPr>
                            <w:r>
                              <w:tab/>
                            </w:r>
                            <w:r>
                              <w:tab/>
                            </w:r>
                          </w:p>
                          <w:p w14:paraId="2D85434C" w14:textId="77777777" w:rsidR="006D2252" w:rsidRDefault="006D2252" w:rsidP="006D2252">
                            <w:pPr>
                              <w:tabs>
                                <w:tab w:val="left" w:pos="540"/>
                                <w:tab w:val="right" w:leader="dot" w:pos="7740"/>
                              </w:tabs>
                              <w:jc w:val="both"/>
                            </w:pPr>
                            <w:r>
                              <w:tab/>
                            </w:r>
                            <w:r>
                              <w:tab/>
                            </w:r>
                          </w:p>
                          <w:p w14:paraId="6C738C5B" w14:textId="77777777" w:rsidR="006D2252" w:rsidRDefault="006D2252" w:rsidP="006D2252">
                            <w:pPr>
                              <w:tabs>
                                <w:tab w:val="left" w:pos="540"/>
                                <w:tab w:val="right" w:leader="dot" w:pos="7740"/>
                              </w:tabs>
                              <w:jc w:val="both"/>
                            </w:pPr>
                            <w:r>
                              <w:tab/>
                            </w:r>
                            <w:r>
                              <w:tab/>
                            </w:r>
                          </w:p>
                          <w:p w14:paraId="27DC5F6B" w14:textId="77777777" w:rsidR="006D2252" w:rsidRDefault="006D2252" w:rsidP="006D2252">
                            <w:pPr>
                              <w:tabs>
                                <w:tab w:val="left" w:pos="540"/>
                                <w:tab w:val="right" w:leader="dot" w:pos="7740"/>
                              </w:tabs>
                              <w:jc w:val="both"/>
                            </w:pPr>
                            <w:r>
                              <w:tab/>
                            </w:r>
                            <w:r>
                              <w:tab/>
                            </w:r>
                          </w:p>
                          <w:p w14:paraId="4C455620" w14:textId="77777777" w:rsidR="006D2252" w:rsidRDefault="006D2252" w:rsidP="006D2252">
                            <w:pPr>
                              <w:tabs>
                                <w:tab w:val="left" w:pos="540"/>
                                <w:tab w:val="right" w:leader="dot" w:pos="7740"/>
                              </w:tabs>
                              <w:jc w:val="both"/>
                            </w:pPr>
                            <w:r>
                              <w:tab/>
                            </w:r>
                            <w:r>
                              <w:tab/>
                            </w:r>
                          </w:p>
                          <w:p w14:paraId="1B05E3B1" w14:textId="77777777" w:rsidR="006D2252" w:rsidRDefault="006D2252" w:rsidP="006D2252">
                            <w:pPr>
                              <w:tabs>
                                <w:tab w:val="left" w:pos="540"/>
                                <w:tab w:val="right" w:leader="dot" w:pos="7740"/>
                              </w:tabs>
                              <w:jc w:val="both"/>
                            </w:pPr>
                            <w:r>
                              <w:tab/>
                            </w:r>
                            <w:r>
                              <w:tab/>
                            </w:r>
                          </w:p>
                          <w:p w14:paraId="4BFCBD84" w14:textId="77777777" w:rsidR="006D2252" w:rsidRDefault="006D2252" w:rsidP="006D2252">
                            <w:pPr>
                              <w:tabs>
                                <w:tab w:val="left" w:pos="540"/>
                                <w:tab w:val="right" w:leader="dot" w:pos="7740"/>
                              </w:tabs>
                              <w:jc w:val="both"/>
                            </w:pPr>
                            <w:r>
                              <w:tab/>
                            </w:r>
                            <w:r>
                              <w:tab/>
                            </w:r>
                          </w:p>
                          <w:p w14:paraId="39FF3DFB" w14:textId="77777777" w:rsidR="006D2252" w:rsidRDefault="006D2252" w:rsidP="006D2252">
                            <w:pPr>
                              <w:tabs>
                                <w:tab w:val="left" w:pos="540"/>
                                <w:tab w:val="right" w:leader="dot" w:pos="7740"/>
                              </w:tabs>
                              <w:jc w:val="both"/>
                            </w:pPr>
                            <w:r>
                              <w:tab/>
                            </w:r>
                            <w:r>
                              <w:tab/>
                            </w:r>
                          </w:p>
                          <w:p w14:paraId="0FF99589" w14:textId="77777777" w:rsidR="006D2252" w:rsidRDefault="006D2252" w:rsidP="006D2252">
                            <w:pPr>
                              <w:tabs>
                                <w:tab w:val="left" w:pos="540"/>
                                <w:tab w:val="right" w:leader="dot" w:pos="7740"/>
                              </w:tabs>
                              <w:jc w:val="both"/>
                            </w:pPr>
                            <w:r>
                              <w:tab/>
                            </w:r>
                            <w:r>
                              <w:tab/>
                            </w:r>
                            <w:r>
                              <w:tab/>
                            </w:r>
                          </w:p>
                          <w:p w14:paraId="74EA69F4" w14:textId="77777777" w:rsidR="006D2252" w:rsidRDefault="006D2252" w:rsidP="006D2252">
                            <w:pPr>
                              <w:tabs>
                                <w:tab w:val="left" w:pos="540"/>
                                <w:tab w:val="right" w:leader="dot" w:pos="7740"/>
                              </w:tabs>
                              <w:jc w:val="both"/>
                            </w:pPr>
                            <w:r>
                              <w:tab/>
                            </w:r>
                            <w:r>
                              <w:tab/>
                            </w:r>
                          </w:p>
                          <w:p w14:paraId="5FEFB6E4" w14:textId="77777777" w:rsidR="006D2252" w:rsidRDefault="006D2252" w:rsidP="006D2252">
                            <w:pPr>
                              <w:tabs>
                                <w:tab w:val="left" w:pos="540"/>
                                <w:tab w:val="right" w:leader="dot" w:pos="7740"/>
                              </w:tabs>
                              <w:jc w:val="both"/>
                            </w:pPr>
                            <w:r>
                              <w:tab/>
                            </w:r>
                            <w:r>
                              <w:tab/>
                            </w:r>
                          </w:p>
                          <w:p w14:paraId="0A482F69" w14:textId="77777777" w:rsidR="006D2252" w:rsidRDefault="006D2252" w:rsidP="006D2252">
                            <w:pPr>
                              <w:tabs>
                                <w:tab w:val="left" w:pos="540"/>
                                <w:tab w:val="right" w:leader="dot" w:pos="7740"/>
                              </w:tabs>
                              <w:jc w:val="both"/>
                            </w:pPr>
                            <w:r>
                              <w:tab/>
                            </w:r>
                            <w:r>
                              <w:tab/>
                            </w:r>
                          </w:p>
                          <w:p w14:paraId="0E4F75D0" w14:textId="77777777" w:rsidR="006D2252" w:rsidRDefault="006D2252" w:rsidP="006D2252">
                            <w:pPr>
                              <w:tabs>
                                <w:tab w:val="left" w:pos="540"/>
                                <w:tab w:val="right" w:leader="dot" w:pos="7740"/>
                              </w:tabs>
                              <w:jc w:val="both"/>
                            </w:pPr>
                            <w:r>
                              <w:tab/>
                            </w:r>
                            <w:r>
                              <w:tab/>
                            </w:r>
                          </w:p>
                          <w:p w14:paraId="1967558D" w14:textId="77777777" w:rsidR="006D2252" w:rsidRDefault="006D2252" w:rsidP="006D2252">
                            <w:pPr>
                              <w:tabs>
                                <w:tab w:val="left" w:pos="540"/>
                                <w:tab w:val="right" w:leader="dot" w:pos="7740"/>
                              </w:tabs>
                              <w:jc w:val="both"/>
                            </w:pPr>
                            <w:r>
                              <w:tab/>
                            </w:r>
                            <w:r>
                              <w:tab/>
                            </w:r>
                          </w:p>
                          <w:p w14:paraId="2C49C369" w14:textId="77777777" w:rsidR="006D2252" w:rsidRDefault="006D2252" w:rsidP="006D2252">
                            <w:pPr>
                              <w:tabs>
                                <w:tab w:val="left" w:pos="540"/>
                                <w:tab w:val="right" w:leader="dot" w:pos="7740"/>
                              </w:tabs>
                              <w:jc w:val="both"/>
                            </w:pPr>
                            <w:r>
                              <w:tab/>
                            </w:r>
                            <w:r>
                              <w:tab/>
                            </w:r>
                          </w:p>
                          <w:p w14:paraId="24DA6E09" w14:textId="77777777" w:rsidR="006D2252" w:rsidRDefault="006D2252" w:rsidP="006D2252">
                            <w:pPr>
                              <w:tabs>
                                <w:tab w:val="left" w:pos="540"/>
                                <w:tab w:val="right" w:leader="dot" w:pos="7740"/>
                              </w:tabs>
                              <w:jc w:val="both"/>
                            </w:pPr>
                            <w:r>
                              <w:tab/>
                            </w:r>
                            <w:r>
                              <w:tab/>
                            </w:r>
                          </w:p>
                          <w:p w14:paraId="6ABC0F68" w14:textId="77777777" w:rsidR="006D2252" w:rsidRDefault="006D2252" w:rsidP="006D2252">
                            <w:pPr>
                              <w:tabs>
                                <w:tab w:val="left" w:pos="540"/>
                                <w:tab w:val="right" w:leader="dot" w:pos="7740"/>
                              </w:tabs>
                              <w:jc w:val="both"/>
                            </w:pPr>
                            <w:r>
                              <w:tab/>
                            </w:r>
                            <w:r>
                              <w:tab/>
                            </w:r>
                          </w:p>
                          <w:p w14:paraId="4BA7F534" w14:textId="77777777" w:rsidR="006D2252" w:rsidRDefault="006D2252" w:rsidP="006D2252">
                            <w:pPr>
                              <w:tabs>
                                <w:tab w:val="left" w:pos="540"/>
                                <w:tab w:val="right" w:leader="dot" w:pos="7740"/>
                              </w:tabs>
                              <w:jc w:val="both"/>
                            </w:pPr>
                            <w:r>
                              <w:tab/>
                            </w:r>
                            <w:r>
                              <w:tab/>
                            </w:r>
                          </w:p>
                          <w:p w14:paraId="05769F5D" w14:textId="77777777" w:rsidR="006D2252" w:rsidRDefault="006D2252" w:rsidP="006D2252">
                            <w:pPr>
                              <w:tabs>
                                <w:tab w:val="left" w:pos="540"/>
                                <w:tab w:val="right" w:leader="dot" w:pos="7740"/>
                              </w:tabs>
                              <w:jc w:val="both"/>
                            </w:pPr>
                            <w:r>
                              <w:tab/>
                            </w:r>
                            <w:r>
                              <w:tab/>
                            </w:r>
                          </w:p>
                          <w:p w14:paraId="32CC7399" w14:textId="77777777" w:rsidR="006D2252" w:rsidRDefault="006D2252" w:rsidP="006D2252">
                            <w:pPr>
                              <w:tabs>
                                <w:tab w:val="left" w:pos="540"/>
                                <w:tab w:val="right" w:leader="dot" w:pos="7740"/>
                              </w:tabs>
                              <w:jc w:val="both"/>
                            </w:pPr>
                            <w:r>
                              <w:tab/>
                            </w:r>
                            <w:r>
                              <w:tab/>
                            </w:r>
                          </w:p>
                          <w:p w14:paraId="687B92FD" w14:textId="77777777" w:rsidR="006D2252" w:rsidRDefault="006D2252" w:rsidP="006D2252">
                            <w:pPr>
                              <w:tabs>
                                <w:tab w:val="left" w:pos="540"/>
                                <w:tab w:val="right" w:leader="dot" w:pos="7740"/>
                              </w:tabs>
                              <w:jc w:val="both"/>
                            </w:pPr>
                            <w:r>
                              <w:tab/>
                            </w:r>
                            <w:r>
                              <w:tab/>
                            </w:r>
                          </w:p>
                          <w:p w14:paraId="67C2EF04" w14:textId="77777777" w:rsidR="006D2252" w:rsidRDefault="006D2252" w:rsidP="006D2252">
                            <w:pPr>
                              <w:tabs>
                                <w:tab w:val="left" w:pos="540"/>
                                <w:tab w:val="right" w:leader="dot" w:pos="7740"/>
                              </w:tabs>
                              <w:jc w:val="both"/>
                            </w:pPr>
                            <w:r>
                              <w:tab/>
                            </w:r>
                            <w:r>
                              <w:tab/>
                            </w:r>
                          </w:p>
                          <w:p w14:paraId="3C585700" w14:textId="77777777" w:rsidR="006D2252" w:rsidRDefault="006D2252" w:rsidP="006D2252">
                            <w:pPr>
                              <w:tabs>
                                <w:tab w:val="left" w:pos="540"/>
                                <w:tab w:val="right" w:leader="dot" w:pos="7740"/>
                              </w:tabs>
                              <w:jc w:val="both"/>
                            </w:pPr>
                            <w:r>
                              <w:tab/>
                            </w:r>
                            <w:r>
                              <w:tab/>
                            </w:r>
                          </w:p>
                          <w:p w14:paraId="240E8015" w14:textId="77777777" w:rsidR="006D2252" w:rsidRDefault="006D2252" w:rsidP="006D2252">
                            <w:pPr>
                              <w:tabs>
                                <w:tab w:val="left" w:pos="540"/>
                                <w:tab w:val="right" w:leader="dot" w:pos="7740"/>
                              </w:tabs>
                              <w:jc w:val="both"/>
                            </w:pPr>
                            <w:r>
                              <w:tab/>
                            </w:r>
                            <w:r>
                              <w:tab/>
                            </w:r>
                          </w:p>
                          <w:p w14:paraId="5B545A61" w14:textId="77777777" w:rsidR="006D2252" w:rsidRDefault="006D2252" w:rsidP="006D2252">
                            <w:pPr>
                              <w:tabs>
                                <w:tab w:val="left" w:pos="540"/>
                                <w:tab w:val="right" w:leader="dot" w:pos="7740"/>
                              </w:tabs>
                              <w:jc w:val="both"/>
                            </w:pPr>
                            <w:r>
                              <w:tab/>
                            </w:r>
                            <w:r>
                              <w:tab/>
                            </w:r>
                          </w:p>
                          <w:p w14:paraId="4E1C1048" w14:textId="77777777" w:rsidR="006D2252" w:rsidRDefault="006D2252" w:rsidP="006D2252">
                            <w:pPr>
                              <w:tabs>
                                <w:tab w:val="left" w:pos="540"/>
                                <w:tab w:val="right" w:leader="dot" w:pos="7740"/>
                              </w:tabs>
                              <w:jc w:val="both"/>
                            </w:pPr>
                            <w:r>
                              <w:tab/>
                            </w:r>
                            <w:r>
                              <w:tab/>
                            </w:r>
                          </w:p>
                          <w:p w14:paraId="25A97A37" w14:textId="77777777" w:rsidR="006D2252" w:rsidRDefault="006D2252" w:rsidP="006D2252">
                            <w:pPr>
                              <w:tabs>
                                <w:tab w:val="left" w:pos="540"/>
                                <w:tab w:val="right" w:leader="dot" w:pos="7740"/>
                              </w:tabs>
                              <w:jc w:val="both"/>
                            </w:pPr>
                            <w:r>
                              <w:tab/>
                            </w:r>
                            <w:r>
                              <w:tab/>
                            </w:r>
                          </w:p>
                          <w:p w14:paraId="71C26492" w14:textId="77777777" w:rsidR="006D2252" w:rsidRDefault="006D2252" w:rsidP="006D2252">
                            <w:pPr>
                              <w:tabs>
                                <w:tab w:val="left" w:pos="540"/>
                                <w:tab w:val="right" w:leader="dot" w:pos="7740"/>
                              </w:tabs>
                              <w:jc w:val="both"/>
                            </w:pPr>
                            <w:r>
                              <w:tab/>
                            </w:r>
                            <w:r>
                              <w:tab/>
                            </w:r>
                          </w:p>
                          <w:p w14:paraId="49993803" w14:textId="77777777" w:rsidR="006D2252" w:rsidRDefault="006D2252" w:rsidP="006D2252">
                            <w:pPr>
                              <w:tabs>
                                <w:tab w:val="left" w:pos="540"/>
                                <w:tab w:val="right" w:leader="dot" w:pos="7740"/>
                              </w:tabs>
                              <w:jc w:val="both"/>
                            </w:pPr>
                            <w:r>
                              <w:tab/>
                            </w:r>
                            <w:r>
                              <w:tab/>
                            </w:r>
                          </w:p>
                          <w:p w14:paraId="1606B86A" w14:textId="77777777" w:rsidR="006D2252" w:rsidRDefault="006D2252" w:rsidP="006D2252">
                            <w:pPr>
                              <w:tabs>
                                <w:tab w:val="left" w:pos="540"/>
                                <w:tab w:val="right" w:leader="dot" w:pos="7740"/>
                              </w:tabs>
                              <w:jc w:val="both"/>
                            </w:pPr>
                            <w:r>
                              <w:tab/>
                            </w:r>
                            <w:r>
                              <w:tab/>
                            </w:r>
                          </w:p>
                          <w:p w14:paraId="1ADD6E83" w14:textId="77777777" w:rsidR="006D2252" w:rsidRDefault="006D2252" w:rsidP="006D2252">
                            <w:pPr>
                              <w:tabs>
                                <w:tab w:val="left" w:pos="540"/>
                                <w:tab w:val="right" w:leader="dot" w:pos="7740"/>
                              </w:tabs>
                              <w:jc w:val="both"/>
                            </w:pPr>
                            <w:r>
                              <w:tab/>
                            </w:r>
                            <w:r>
                              <w:tab/>
                            </w:r>
                          </w:p>
                          <w:p w14:paraId="3BE54D50" w14:textId="77777777" w:rsidR="006D2252" w:rsidRDefault="006D2252" w:rsidP="006D2252">
                            <w:pPr>
                              <w:tabs>
                                <w:tab w:val="left" w:pos="540"/>
                                <w:tab w:val="right" w:leader="dot" w:pos="7740"/>
                              </w:tabs>
                              <w:jc w:val="both"/>
                            </w:pPr>
                            <w:r>
                              <w:tab/>
                            </w:r>
                            <w:r>
                              <w:tab/>
                            </w:r>
                          </w:p>
                          <w:p w14:paraId="66D3D8F7" w14:textId="77777777" w:rsidR="006D2252" w:rsidRDefault="006D2252" w:rsidP="006D2252">
                            <w:pPr>
                              <w:tabs>
                                <w:tab w:val="left" w:pos="540"/>
                                <w:tab w:val="right" w:leader="dot" w:pos="7740"/>
                              </w:tabs>
                              <w:jc w:val="both"/>
                            </w:pPr>
                            <w:r>
                              <w:tab/>
                            </w:r>
                            <w:r>
                              <w:tab/>
                            </w:r>
                          </w:p>
                          <w:p w14:paraId="683772F0" w14:textId="77777777" w:rsidR="006D2252" w:rsidRDefault="006D2252" w:rsidP="006D2252">
                            <w:pPr>
                              <w:tabs>
                                <w:tab w:val="left" w:pos="540"/>
                                <w:tab w:val="right" w:leader="dot" w:pos="7740"/>
                              </w:tabs>
                              <w:jc w:val="both"/>
                            </w:pPr>
                            <w:r>
                              <w:tab/>
                            </w:r>
                            <w:r>
                              <w:tab/>
                            </w:r>
                          </w:p>
                          <w:p w14:paraId="32416104" w14:textId="77777777" w:rsidR="006D2252" w:rsidRDefault="006D2252" w:rsidP="006D2252">
                            <w:pPr>
                              <w:tabs>
                                <w:tab w:val="left" w:pos="540"/>
                                <w:tab w:val="right" w:leader="dot" w:pos="7740"/>
                              </w:tabs>
                              <w:jc w:val="both"/>
                            </w:pPr>
                            <w:r>
                              <w:tab/>
                            </w:r>
                          </w:p>
                          <w:p w14:paraId="1133ABA6" w14:textId="77777777" w:rsidR="006D2252" w:rsidRPr="00D50A37" w:rsidRDefault="006D2252" w:rsidP="006D2252">
                            <w:pPr>
                              <w:jc w:val="right"/>
                              <w:rPr>
                                <w:i/>
                              </w:rPr>
                            </w:pPr>
                            <w:r w:rsidRPr="00D50A37">
                              <w:rPr>
                                <w:i/>
                              </w:rPr>
                              <w:t>Trà Vinh, ngày ….. tháng …… năm ……</w:t>
                            </w:r>
                          </w:p>
                          <w:p w14:paraId="064CC6F1" w14:textId="77777777" w:rsidR="006D2252" w:rsidRPr="00D50A37" w:rsidRDefault="006D2252" w:rsidP="006D2252">
                            <w:pPr>
                              <w:tabs>
                                <w:tab w:val="center" w:pos="5310"/>
                              </w:tabs>
                              <w:jc w:val="center"/>
                              <w:rPr>
                                <w:b/>
                              </w:rPr>
                            </w:pPr>
                            <w:r>
                              <w:rPr>
                                <w:b/>
                              </w:rPr>
                              <w:tab/>
                              <w:t>Thành viên hội đồng</w:t>
                            </w:r>
                          </w:p>
                          <w:p w14:paraId="4A78B18A" w14:textId="77777777" w:rsidR="006D2252" w:rsidRDefault="006D2252" w:rsidP="006D2252">
                            <w:pPr>
                              <w:tabs>
                                <w:tab w:val="center" w:pos="5310"/>
                              </w:tabs>
                              <w:jc w:val="center"/>
                              <w:rPr>
                                <w:i/>
                              </w:rPr>
                            </w:pPr>
                            <w:r>
                              <w:rPr>
                                <w:i/>
                              </w:rPr>
                              <w:tab/>
                              <w:t>(Ký tên và ghi rõ họ tên)</w:t>
                            </w:r>
                          </w:p>
                          <w:p w14:paraId="133FD87F" w14:textId="77777777" w:rsidR="006D2252" w:rsidRDefault="006D2252" w:rsidP="006D2252">
                            <w:pPr>
                              <w:tabs>
                                <w:tab w:val="center" w:pos="5310"/>
                              </w:tabs>
                              <w:jc w:val="center"/>
                              <w:rPr>
                                <w:i/>
                              </w:rPr>
                            </w:pPr>
                          </w:p>
                          <w:p w14:paraId="1361400E" w14:textId="77777777" w:rsidR="006D2252" w:rsidRDefault="006D2252" w:rsidP="006D2252">
                            <w:pPr>
                              <w:jc w:val="center"/>
                            </w:pPr>
                          </w:p>
                          <w:p w14:paraId="14E30A3E" w14:textId="77777777" w:rsidR="006D2252" w:rsidRDefault="006D2252" w:rsidP="006D2252">
                            <w:pPr>
                              <w:jc w:val="center"/>
                            </w:pPr>
                          </w:p>
                          <w:p w14:paraId="650CA5FE" w14:textId="77777777" w:rsidR="006D2252" w:rsidRDefault="006D2252" w:rsidP="006D2252">
                            <w:pPr>
                              <w:jc w:val="center"/>
                            </w:pPr>
                          </w:p>
                          <w:p w14:paraId="3148E754"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A26B4" id="Rectangle 2" o:spid="_x0000_s1030" style="position:absolute;left:0;text-align:left;margin-left:2.85pt;margin-top:-15.2pt;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8TklEUAgAAKQQAAA4AAAAAAAAAAAAAAAAALgIAAGRycy9lMm9Eb2MueG1sUEsBAi0AFAAGAAgA&#10;AAAhAGlwTNnfAAAACgEAAA8AAAAAAAAAAAAAAAAAbgQAAGRycy9kb3ducmV2LnhtbFBLBQYAAAAA&#10;BAAEAPMAAAB6BQAAAAA=&#10;">
                <v:textbox>
                  <w:txbxContent>
                    <w:p w14:paraId="1926CAA9" w14:textId="77777777" w:rsidR="006D2252" w:rsidRDefault="006D2252" w:rsidP="006D2252">
                      <w:pPr>
                        <w:jc w:val="center"/>
                      </w:pPr>
                    </w:p>
                    <w:p w14:paraId="00397610" w14:textId="77777777" w:rsidR="006D2252" w:rsidRDefault="006D2252" w:rsidP="006D2252">
                      <w:pPr>
                        <w:jc w:val="center"/>
                        <w:rPr>
                          <w:b/>
                        </w:rPr>
                      </w:pPr>
                      <w:r w:rsidRPr="008711E1">
                        <w:rPr>
                          <w:b/>
                        </w:rPr>
                        <w:t xml:space="preserve">NHẬN XÉT CỦA </w:t>
                      </w:r>
                      <w:r>
                        <w:rPr>
                          <w:b/>
                        </w:rPr>
                        <w:t>THÀNH VIÊN HỘI ĐỒNG</w:t>
                      </w:r>
                    </w:p>
                    <w:p w14:paraId="3772EDEC" w14:textId="77777777" w:rsidR="006D2252" w:rsidRDefault="006D2252" w:rsidP="006D2252">
                      <w:pPr>
                        <w:jc w:val="center"/>
                        <w:rPr>
                          <w:b/>
                        </w:rPr>
                      </w:pPr>
                    </w:p>
                    <w:p w14:paraId="4F1E53B9" w14:textId="77777777" w:rsidR="006D2252" w:rsidRPr="008711E1" w:rsidRDefault="006D2252" w:rsidP="006D2252">
                      <w:pPr>
                        <w:jc w:val="center"/>
                        <w:rPr>
                          <w:b/>
                        </w:rPr>
                      </w:pPr>
                    </w:p>
                    <w:p w14:paraId="597EB207" w14:textId="77777777" w:rsidR="006D2252" w:rsidRDefault="006D2252" w:rsidP="006D2252">
                      <w:pPr>
                        <w:tabs>
                          <w:tab w:val="left" w:pos="1260"/>
                          <w:tab w:val="right" w:leader="dot" w:pos="7740"/>
                        </w:tabs>
                        <w:jc w:val="both"/>
                      </w:pPr>
                      <w:r>
                        <w:tab/>
                      </w:r>
                      <w:r>
                        <w:tab/>
                      </w:r>
                    </w:p>
                    <w:p w14:paraId="6C809DDE" w14:textId="77777777" w:rsidR="006D2252" w:rsidRDefault="006D2252" w:rsidP="006D2252">
                      <w:pPr>
                        <w:tabs>
                          <w:tab w:val="left" w:pos="540"/>
                          <w:tab w:val="right" w:leader="dot" w:pos="7740"/>
                        </w:tabs>
                        <w:jc w:val="both"/>
                      </w:pPr>
                      <w:r>
                        <w:tab/>
                      </w:r>
                      <w:r>
                        <w:tab/>
                      </w:r>
                    </w:p>
                    <w:p w14:paraId="1D3539FF" w14:textId="77777777" w:rsidR="006D2252" w:rsidRDefault="006D2252" w:rsidP="006D2252">
                      <w:pPr>
                        <w:tabs>
                          <w:tab w:val="left" w:pos="540"/>
                          <w:tab w:val="right" w:leader="dot" w:pos="7740"/>
                        </w:tabs>
                        <w:jc w:val="both"/>
                      </w:pPr>
                      <w:r>
                        <w:tab/>
                      </w:r>
                      <w:r>
                        <w:tab/>
                      </w:r>
                    </w:p>
                    <w:p w14:paraId="1DFEB84A" w14:textId="77777777" w:rsidR="006D2252" w:rsidRDefault="006D2252" w:rsidP="006D2252">
                      <w:pPr>
                        <w:tabs>
                          <w:tab w:val="left" w:pos="540"/>
                          <w:tab w:val="right" w:leader="dot" w:pos="7740"/>
                        </w:tabs>
                        <w:jc w:val="both"/>
                      </w:pPr>
                      <w:r>
                        <w:tab/>
                      </w:r>
                      <w:r>
                        <w:tab/>
                      </w:r>
                    </w:p>
                    <w:p w14:paraId="4FF0C1C1" w14:textId="77777777" w:rsidR="006D2252" w:rsidRDefault="006D2252" w:rsidP="006D2252">
                      <w:pPr>
                        <w:tabs>
                          <w:tab w:val="left" w:pos="540"/>
                          <w:tab w:val="right" w:leader="dot" w:pos="7740"/>
                        </w:tabs>
                        <w:jc w:val="both"/>
                      </w:pPr>
                      <w:r>
                        <w:tab/>
                      </w:r>
                      <w:r>
                        <w:tab/>
                      </w:r>
                    </w:p>
                    <w:p w14:paraId="6245DEE8" w14:textId="77777777" w:rsidR="006D2252" w:rsidRDefault="006D2252" w:rsidP="006D2252">
                      <w:pPr>
                        <w:tabs>
                          <w:tab w:val="left" w:pos="540"/>
                          <w:tab w:val="right" w:leader="dot" w:pos="7740"/>
                        </w:tabs>
                        <w:jc w:val="both"/>
                      </w:pPr>
                      <w:r>
                        <w:tab/>
                      </w:r>
                      <w:r>
                        <w:tab/>
                      </w:r>
                    </w:p>
                    <w:p w14:paraId="2D85434C" w14:textId="77777777" w:rsidR="006D2252" w:rsidRDefault="006D2252" w:rsidP="006D2252">
                      <w:pPr>
                        <w:tabs>
                          <w:tab w:val="left" w:pos="540"/>
                          <w:tab w:val="right" w:leader="dot" w:pos="7740"/>
                        </w:tabs>
                        <w:jc w:val="both"/>
                      </w:pPr>
                      <w:r>
                        <w:tab/>
                      </w:r>
                      <w:r>
                        <w:tab/>
                      </w:r>
                    </w:p>
                    <w:p w14:paraId="6C738C5B" w14:textId="77777777" w:rsidR="006D2252" w:rsidRDefault="006D2252" w:rsidP="006D2252">
                      <w:pPr>
                        <w:tabs>
                          <w:tab w:val="left" w:pos="540"/>
                          <w:tab w:val="right" w:leader="dot" w:pos="7740"/>
                        </w:tabs>
                        <w:jc w:val="both"/>
                      </w:pPr>
                      <w:r>
                        <w:tab/>
                      </w:r>
                      <w:r>
                        <w:tab/>
                      </w:r>
                    </w:p>
                    <w:p w14:paraId="27DC5F6B" w14:textId="77777777" w:rsidR="006D2252" w:rsidRDefault="006D2252" w:rsidP="006D2252">
                      <w:pPr>
                        <w:tabs>
                          <w:tab w:val="left" w:pos="540"/>
                          <w:tab w:val="right" w:leader="dot" w:pos="7740"/>
                        </w:tabs>
                        <w:jc w:val="both"/>
                      </w:pPr>
                      <w:r>
                        <w:tab/>
                      </w:r>
                      <w:r>
                        <w:tab/>
                      </w:r>
                    </w:p>
                    <w:p w14:paraId="4C455620" w14:textId="77777777" w:rsidR="006D2252" w:rsidRDefault="006D2252" w:rsidP="006D2252">
                      <w:pPr>
                        <w:tabs>
                          <w:tab w:val="left" w:pos="540"/>
                          <w:tab w:val="right" w:leader="dot" w:pos="7740"/>
                        </w:tabs>
                        <w:jc w:val="both"/>
                      </w:pPr>
                      <w:r>
                        <w:tab/>
                      </w:r>
                      <w:r>
                        <w:tab/>
                      </w:r>
                    </w:p>
                    <w:p w14:paraId="1B05E3B1" w14:textId="77777777" w:rsidR="006D2252" w:rsidRDefault="006D2252" w:rsidP="006D2252">
                      <w:pPr>
                        <w:tabs>
                          <w:tab w:val="left" w:pos="540"/>
                          <w:tab w:val="right" w:leader="dot" w:pos="7740"/>
                        </w:tabs>
                        <w:jc w:val="both"/>
                      </w:pPr>
                      <w:r>
                        <w:tab/>
                      </w:r>
                      <w:r>
                        <w:tab/>
                      </w:r>
                    </w:p>
                    <w:p w14:paraId="4BFCBD84" w14:textId="77777777" w:rsidR="006D2252" w:rsidRDefault="006D2252" w:rsidP="006D2252">
                      <w:pPr>
                        <w:tabs>
                          <w:tab w:val="left" w:pos="540"/>
                          <w:tab w:val="right" w:leader="dot" w:pos="7740"/>
                        </w:tabs>
                        <w:jc w:val="both"/>
                      </w:pPr>
                      <w:r>
                        <w:tab/>
                      </w:r>
                      <w:r>
                        <w:tab/>
                      </w:r>
                    </w:p>
                    <w:p w14:paraId="39FF3DFB" w14:textId="77777777" w:rsidR="006D2252" w:rsidRDefault="006D2252" w:rsidP="006D2252">
                      <w:pPr>
                        <w:tabs>
                          <w:tab w:val="left" w:pos="540"/>
                          <w:tab w:val="right" w:leader="dot" w:pos="7740"/>
                        </w:tabs>
                        <w:jc w:val="both"/>
                      </w:pPr>
                      <w:r>
                        <w:tab/>
                      </w:r>
                      <w:r>
                        <w:tab/>
                      </w:r>
                    </w:p>
                    <w:p w14:paraId="0FF99589" w14:textId="77777777" w:rsidR="006D2252" w:rsidRDefault="006D2252" w:rsidP="006D2252">
                      <w:pPr>
                        <w:tabs>
                          <w:tab w:val="left" w:pos="540"/>
                          <w:tab w:val="right" w:leader="dot" w:pos="7740"/>
                        </w:tabs>
                        <w:jc w:val="both"/>
                      </w:pPr>
                      <w:r>
                        <w:tab/>
                      </w:r>
                      <w:r>
                        <w:tab/>
                      </w:r>
                      <w:r>
                        <w:tab/>
                      </w:r>
                    </w:p>
                    <w:p w14:paraId="74EA69F4" w14:textId="77777777" w:rsidR="006D2252" w:rsidRDefault="006D2252" w:rsidP="006D2252">
                      <w:pPr>
                        <w:tabs>
                          <w:tab w:val="left" w:pos="540"/>
                          <w:tab w:val="right" w:leader="dot" w:pos="7740"/>
                        </w:tabs>
                        <w:jc w:val="both"/>
                      </w:pPr>
                      <w:r>
                        <w:tab/>
                      </w:r>
                      <w:r>
                        <w:tab/>
                      </w:r>
                    </w:p>
                    <w:p w14:paraId="5FEFB6E4" w14:textId="77777777" w:rsidR="006D2252" w:rsidRDefault="006D2252" w:rsidP="006D2252">
                      <w:pPr>
                        <w:tabs>
                          <w:tab w:val="left" w:pos="540"/>
                          <w:tab w:val="right" w:leader="dot" w:pos="7740"/>
                        </w:tabs>
                        <w:jc w:val="both"/>
                      </w:pPr>
                      <w:r>
                        <w:tab/>
                      </w:r>
                      <w:r>
                        <w:tab/>
                      </w:r>
                    </w:p>
                    <w:p w14:paraId="0A482F69" w14:textId="77777777" w:rsidR="006D2252" w:rsidRDefault="006D2252" w:rsidP="006D2252">
                      <w:pPr>
                        <w:tabs>
                          <w:tab w:val="left" w:pos="540"/>
                          <w:tab w:val="right" w:leader="dot" w:pos="7740"/>
                        </w:tabs>
                        <w:jc w:val="both"/>
                      </w:pPr>
                      <w:r>
                        <w:tab/>
                      </w:r>
                      <w:r>
                        <w:tab/>
                      </w:r>
                    </w:p>
                    <w:p w14:paraId="0E4F75D0" w14:textId="77777777" w:rsidR="006D2252" w:rsidRDefault="006D2252" w:rsidP="006D2252">
                      <w:pPr>
                        <w:tabs>
                          <w:tab w:val="left" w:pos="540"/>
                          <w:tab w:val="right" w:leader="dot" w:pos="7740"/>
                        </w:tabs>
                        <w:jc w:val="both"/>
                      </w:pPr>
                      <w:r>
                        <w:tab/>
                      </w:r>
                      <w:r>
                        <w:tab/>
                      </w:r>
                    </w:p>
                    <w:p w14:paraId="1967558D" w14:textId="77777777" w:rsidR="006D2252" w:rsidRDefault="006D2252" w:rsidP="006D2252">
                      <w:pPr>
                        <w:tabs>
                          <w:tab w:val="left" w:pos="540"/>
                          <w:tab w:val="right" w:leader="dot" w:pos="7740"/>
                        </w:tabs>
                        <w:jc w:val="both"/>
                      </w:pPr>
                      <w:r>
                        <w:tab/>
                      </w:r>
                      <w:r>
                        <w:tab/>
                      </w:r>
                    </w:p>
                    <w:p w14:paraId="2C49C369" w14:textId="77777777" w:rsidR="006D2252" w:rsidRDefault="006D2252" w:rsidP="006D2252">
                      <w:pPr>
                        <w:tabs>
                          <w:tab w:val="left" w:pos="540"/>
                          <w:tab w:val="right" w:leader="dot" w:pos="7740"/>
                        </w:tabs>
                        <w:jc w:val="both"/>
                      </w:pPr>
                      <w:r>
                        <w:tab/>
                      </w:r>
                      <w:r>
                        <w:tab/>
                      </w:r>
                    </w:p>
                    <w:p w14:paraId="24DA6E09" w14:textId="77777777" w:rsidR="006D2252" w:rsidRDefault="006D2252" w:rsidP="006D2252">
                      <w:pPr>
                        <w:tabs>
                          <w:tab w:val="left" w:pos="540"/>
                          <w:tab w:val="right" w:leader="dot" w:pos="7740"/>
                        </w:tabs>
                        <w:jc w:val="both"/>
                      </w:pPr>
                      <w:r>
                        <w:tab/>
                      </w:r>
                      <w:r>
                        <w:tab/>
                      </w:r>
                    </w:p>
                    <w:p w14:paraId="6ABC0F68" w14:textId="77777777" w:rsidR="006D2252" w:rsidRDefault="006D2252" w:rsidP="006D2252">
                      <w:pPr>
                        <w:tabs>
                          <w:tab w:val="left" w:pos="540"/>
                          <w:tab w:val="right" w:leader="dot" w:pos="7740"/>
                        </w:tabs>
                        <w:jc w:val="both"/>
                      </w:pPr>
                      <w:r>
                        <w:tab/>
                      </w:r>
                      <w:r>
                        <w:tab/>
                      </w:r>
                    </w:p>
                    <w:p w14:paraId="4BA7F534" w14:textId="77777777" w:rsidR="006D2252" w:rsidRDefault="006D2252" w:rsidP="006D2252">
                      <w:pPr>
                        <w:tabs>
                          <w:tab w:val="left" w:pos="540"/>
                          <w:tab w:val="right" w:leader="dot" w:pos="7740"/>
                        </w:tabs>
                        <w:jc w:val="both"/>
                      </w:pPr>
                      <w:r>
                        <w:tab/>
                      </w:r>
                      <w:r>
                        <w:tab/>
                      </w:r>
                    </w:p>
                    <w:p w14:paraId="05769F5D" w14:textId="77777777" w:rsidR="006D2252" w:rsidRDefault="006D2252" w:rsidP="006D2252">
                      <w:pPr>
                        <w:tabs>
                          <w:tab w:val="left" w:pos="540"/>
                          <w:tab w:val="right" w:leader="dot" w:pos="7740"/>
                        </w:tabs>
                        <w:jc w:val="both"/>
                      </w:pPr>
                      <w:r>
                        <w:tab/>
                      </w:r>
                      <w:r>
                        <w:tab/>
                      </w:r>
                    </w:p>
                    <w:p w14:paraId="32CC7399" w14:textId="77777777" w:rsidR="006D2252" w:rsidRDefault="006D2252" w:rsidP="006D2252">
                      <w:pPr>
                        <w:tabs>
                          <w:tab w:val="left" w:pos="540"/>
                          <w:tab w:val="right" w:leader="dot" w:pos="7740"/>
                        </w:tabs>
                        <w:jc w:val="both"/>
                      </w:pPr>
                      <w:r>
                        <w:tab/>
                      </w:r>
                      <w:r>
                        <w:tab/>
                      </w:r>
                    </w:p>
                    <w:p w14:paraId="687B92FD" w14:textId="77777777" w:rsidR="006D2252" w:rsidRDefault="006D2252" w:rsidP="006D2252">
                      <w:pPr>
                        <w:tabs>
                          <w:tab w:val="left" w:pos="540"/>
                          <w:tab w:val="right" w:leader="dot" w:pos="7740"/>
                        </w:tabs>
                        <w:jc w:val="both"/>
                      </w:pPr>
                      <w:r>
                        <w:tab/>
                      </w:r>
                      <w:r>
                        <w:tab/>
                      </w:r>
                    </w:p>
                    <w:p w14:paraId="67C2EF04" w14:textId="77777777" w:rsidR="006D2252" w:rsidRDefault="006D2252" w:rsidP="006D2252">
                      <w:pPr>
                        <w:tabs>
                          <w:tab w:val="left" w:pos="540"/>
                          <w:tab w:val="right" w:leader="dot" w:pos="7740"/>
                        </w:tabs>
                        <w:jc w:val="both"/>
                      </w:pPr>
                      <w:r>
                        <w:tab/>
                      </w:r>
                      <w:r>
                        <w:tab/>
                      </w:r>
                    </w:p>
                    <w:p w14:paraId="3C585700" w14:textId="77777777" w:rsidR="006D2252" w:rsidRDefault="006D2252" w:rsidP="006D2252">
                      <w:pPr>
                        <w:tabs>
                          <w:tab w:val="left" w:pos="540"/>
                          <w:tab w:val="right" w:leader="dot" w:pos="7740"/>
                        </w:tabs>
                        <w:jc w:val="both"/>
                      </w:pPr>
                      <w:r>
                        <w:tab/>
                      </w:r>
                      <w:r>
                        <w:tab/>
                      </w:r>
                    </w:p>
                    <w:p w14:paraId="240E8015" w14:textId="77777777" w:rsidR="006D2252" w:rsidRDefault="006D2252" w:rsidP="006D2252">
                      <w:pPr>
                        <w:tabs>
                          <w:tab w:val="left" w:pos="540"/>
                          <w:tab w:val="right" w:leader="dot" w:pos="7740"/>
                        </w:tabs>
                        <w:jc w:val="both"/>
                      </w:pPr>
                      <w:r>
                        <w:tab/>
                      </w:r>
                      <w:r>
                        <w:tab/>
                      </w:r>
                    </w:p>
                    <w:p w14:paraId="5B545A61" w14:textId="77777777" w:rsidR="006D2252" w:rsidRDefault="006D2252" w:rsidP="006D2252">
                      <w:pPr>
                        <w:tabs>
                          <w:tab w:val="left" w:pos="540"/>
                          <w:tab w:val="right" w:leader="dot" w:pos="7740"/>
                        </w:tabs>
                        <w:jc w:val="both"/>
                      </w:pPr>
                      <w:r>
                        <w:tab/>
                      </w:r>
                      <w:r>
                        <w:tab/>
                      </w:r>
                    </w:p>
                    <w:p w14:paraId="4E1C1048" w14:textId="77777777" w:rsidR="006D2252" w:rsidRDefault="006D2252" w:rsidP="006D2252">
                      <w:pPr>
                        <w:tabs>
                          <w:tab w:val="left" w:pos="540"/>
                          <w:tab w:val="right" w:leader="dot" w:pos="7740"/>
                        </w:tabs>
                        <w:jc w:val="both"/>
                      </w:pPr>
                      <w:r>
                        <w:tab/>
                      </w:r>
                      <w:r>
                        <w:tab/>
                      </w:r>
                    </w:p>
                    <w:p w14:paraId="25A97A37" w14:textId="77777777" w:rsidR="006D2252" w:rsidRDefault="006D2252" w:rsidP="006D2252">
                      <w:pPr>
                        <w:tabs>
                          <w:tab w:val="left" w:pos="540"/>
                          <w:tab w:val="right" w:leader="dot" w:pos="7740"/>
                        </w:tabs>
                        <w:jc w:val="both"/>
                      </w:pPr>
                      <w:r>
                        <w:tab/>
                      </w:r>
                      <w:r>
                        <w:tab/>
                      </w:r>
                    </w:p>
                    <w:p w14:paraId="71C26492" w14:textId="77777777" w:rsidR="006D2252" w:rsidRDefault="006D2252" w:rsidP="006D2252">
                      <w:pPr>
                        <w:tabs>
                          <w:tab w:val="left" w:pos="540"/>
                          <w:tab w:val="right" w:leader="dot" w:pos="7740"/>
                        </w:tabs>
                        <w:jc w:val="both"/>
                      </w:pPr>
                      <w:r>
                        <w:tab/>
                      </w:r>
                      <w:r>
                        <w:tab/>
                      </w:r>
                    </w:p>
                    <w:p w14:paraId="49993803" w14:textId="77777777" w:rsidR="006D2252" w:rsidRDefault="006D2252" w:rsidP="006D2252">
                      <w:pPr>
                        <w:tabs>
                          <w:tab w:val="left" w:pos="540"/>
                          <w:tab w:val="right" w:leader="dot" w:pos="7740"/>
                        </w:tabs>
                        <w:jc w:val="both"/>
                      </w:pPr>
                      <w:r>
                        <w:tab/>
                      </w:r>
                      <w:r>
                        <w:tab/>
                      </w:r>
                    </w:p>
                    <w:p w14:paraId="1606B86A" w14:textId="77777777" w:rsidR="006D2252" w:rsidRDefault="006D2252" w:rsidP="006D2252">
                      <w:pPr>
                        <w:tabs>
                          <w:tab w:val="left" w:pos="540"/>
                          <w:tab w:val="right" w:leader="dot" w:pos="7740"/>
                        </w:tabs>
                        <w:jc w:val="both"/>
                      </w:pPr>
                      <w:r>
                        <w:tab/>
                      </w:r>
                      <w:r>
                        <w:tab/>
                      </w:r>
                    </w:p>
                    <w:p w14:paraId="1ADD6E83" w14:textId="77777777" w:rsidR="006D2252" w:rsidRDefault="006D2252" w:rsidP="006D2252">
                      <w:pPr>
                        <w:tabs>
                          <w:tab w:val="left" w:pos="540"/>
                          <w:tab w:val="right" w:leader="dot" w:pos="7740"/>
                        </w:tabs>
                        <w:jc w:val="both"/>
                      </w:pPr>
                      <w:r>
                        <w:tab/>
                      </w:r>
                      <w:r>
                        <w:tab/>
                      </w:r>
                    </w:p>
                    <w:p w14:paraId="3BE54D50" w14:textId="77777777" w:rsidR="006D2252" w:rsidRDefault="006D2252" w:rsidP="006D2252">
                      <w:pPr>
                        <w:tabs>
                          <w:tab w:val="left" w:pos="540"/>
                          <w:tab w:val="right" w:leader="dot" w:pos="7740"/>
                        </w:tabs>
                        <w:jc w:val="both"/>
                      </w:pPr>
                      <w:r>
                        <w:tab/>
                      </w:r>
                      <w:r>
                        <w:tab/>
                      </w:r>
                    </w:p>
                    <w:p w14:paraId="66D3D8F7" w14:textId="77777777" w:rsidR="006D2252" w:rsidRDefault="006D2252" w:rsidP="006D2252">
                      <w:pPr>
                        <w:tabs>
                          <w:tab w:val="left" w:pos="540"/>
                          <w:tab w:val="right" w:leader="dot" w:pos="7740"/>
                        </w:tabs>
                        <w:jc w:val="both"/>
                      </w:pPr>
                      <w:r>
                        <w:tab/>
                      </w:r>
                      <w:r>
                        <w:tab/>
                      </w:r>
                    </w:p>
                    <w:p w14:paraId="683772F0" w14:textId="77777777" w:rsidR="006D2252" w:rsidRDefault="006D2252" w:rsidP="006D2252">
                      <w:pPr>
                        <w:tabs>
                          <w:tab w:val="left" w:pos="540"/>
                          <w:tab w:val="right" w:leader="dot" w:pos="7740"/>
                        </w:tabs>
                        <w:jc w:val="both"/>
                      </w:pPr>
                      <w:r>
                        <w:tab/>
                      </w:r>
                      <w:r>
                        <w:tab/>
                      </w:r>
                    </w:p>
                    <w:p w14:paraId="32416104" w14:textId="77777777" w:rsidR="006D2252" w:rsidRDefault="006D2252" w:rsidP="006D2252">
                      <w:pPr>
                        <w:tabs>
                          <w:tab w:val="left" w:pos="540"/>
                          <w:tab w:val="right" w:leader="dot" w:pos="7740"/>
                        </w:tabs>
                        <w:jc w:val="both"/>
                      </w:pPr>
                      <w:r>
                        <w:tab/>
                      </w:r>
                    </w:p>
                    <w:p w14:paraId="1133ABA6" w14:textId="77777777" w:rsidR="006D2252" w:rsidRPr="00D50A37" w:rsidRDefault="006D2252" w:rsidP="006D2252">
                      <w:pPr>
                        <w:jc w:val="right"/>
                        <w:rPr>
                          <w:i/>
                        </w:rPr>
                      </w:pPr>
                      <w:r w:rsidRPr="00D50A37">
                        <w:rPr>
                          <w:i/>
                        </w:rPr>
                        <w:t>Trà Vinh, ngày ….. tháng …… năm ……</w:t>
                      </w:r>
                    </w:p>
                    <w:p w14:paraId="064CC6F1" w14:textId="77777777" w:rsidR="006D2252" w:rsidRPr="00D50A37" w:rsidRDefault="006D2252" w:rsidP="006D2252">
                      <w:pPr>
                        <w:tabs>
                          <w:tab w:val="center" w:pos="5310"/>
                        </w:tabs>
                        <w:jc w:val="center"/>
                        <w:rPr>
                          <w:b/>
                        </w:rPr>
                      </w:pPr>
                      <w:r>
                        <w:rPr>
                          <w:b/>
                        </w:rPr>
                        <w:tab/>
                        <w:t>Thành viên hội đồng</w:t>
                      </w:r>
                    </w:p>
                    <w:p w14:paraId="4A78B18A" w14:textId="77777777" w:rsidR="006D2252" w:rsidRDefault="006D2252" w:rsidP="006D2252">
                      <w:pPr>
                        <w:tabs>
                          <w:tab w:val="center" w:pos="5310"/>
                        </w:tabs>
                        <w:jc w:val="center"/>
                        <w:rPr>
                          <w:i/>
                        </w:rPr>
                      </w:pPr>
                      <w:r>
                        <w:rPr>
                          <w:i/>
                        </w:rPr>
                        <w:tab/>
                        <w:t>(Ký tên và ghi rõ họ tên)</w:t>
                      </w:r>
                    </w:p>
                    <w:p w14:paraId="133FD87F" w14:textId="77777777" w:rsidR="006D2252" w:rsidRDefault="006D2252" w:rsidP="006D2252">
                      <w:pPr>
                        <w:tabs>
                          <w:tab w:val="center" w:pos="5310"/>
                        </w:tabs>
                        <w:jc w:val="center"/>
                        <w:rPr>
                          <w:i/>
                        </w:rPr>
                      </w:pPr>
                    </w:p>
                    <w:p w14:paraId="1361400E" w14:textId="77777777" w:rsidR="006D2252" w:rsidRDefault="006D2252" w:rsidP="006D2252">
                      <w:pPr>
                        <w:jc w:val="center"/>
                      </w:pPr>
                    </w:p>
                    <w:p w14:paraId="14E30A3E" w14:textId="77777777" w:rsidR="006D2252" w:rsidRDefault="006D2252" w:rsidP="006D2252">
                      <w:pPr>
                        <w:jc w:val="center"/>
                      </w:pPr>
                    </w:p>
                    <w:p w14:paraId="650CA5FE" w14:textId="77777777" w:rsidR="006D2252" w:rsidRDefault="006D2252" w:rsidP="006D2252">
                      <w:pPr>
                        <w:jc w:val="center"/>
                      </w:pPr>
                    </w:p>
                    <w:p w14:paraId="3148E754" w14:textId="77777777" w:rsidR="006D2252" w:rsidRDefault="006D2252" w:rsidP="006D2252">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6C2C7726" w14:textId="77777777" w:rsidR="007A413C" w:rsidRDefault="000F3BB2" w:rsidP="00CF3022">
      <w:pPr>
        <w:pStyle w:val="nd0"/>
      </w:pPr>
      <w:r>
        <w:rPr>
          <w:bCs/>
          <w:szCs w:val="26"/>
        </w:rPr>
        <w:t xml:space="preserve">Em xin gửi lời cảm ơn chân thành đến cô </w:t>
      </w:r>
      <w:r>
        <w:t>Nguyễn Ngọc Đan Thanh - giảng viên Bộ môn Công nghệ thông tin - Khoa Kỹ thuật và Công nghệ của trường Đại học Trà Vinh đã giúp đỡ và hướng dẫn cho em rất nhiều trong quá trình tìm hiểu và thực hiện đồ án cơ sở ngành.</w:t>
      </w:r>
    </w:p>
    <w:p w14:paraId="00E3CD2B" w14:textId="77777777" w:rsidR="000F3BB2" w:rsidRDefault="000F3BB2" w:rsidP="00CF3022">
      <w:pPr>
        <w:pStyle w:val="nd0"/>
      </w:pPr>
      <w:r>
        <w:t xml:space="preserve">Tuy nhiên trong quá trình thực hiện đồ án cơ sỡ ngành, do chưa có nhiều kinh nghiệm </w:t>
      </w:r>
      <w:r w:rsidR="00FD2C26">
        <w:t xml:space="preserve">và kiến thức còn hạn chế </w:t>
      </w:r>
      <w:r>
        <w:t xml:space="preserve">trong </w:t>
      </w:r>
      <w:r w:rsidR="00FD2C26">
        <w:t>quá trình</w:t>
      </w:r>
      <w:r>
        <w:t xml:space="preserve"> tìm </w:t>
      </w:r>
      <w:r w:rsidR="00FD2C26">
        <w:t>hiểu cũng như làm đồ án nên em vẫn còn gặp khá nhiều hạn chế và thiếu sót. Rất mong nhận được sự quan tâm, nhận xét và những lời góp ý của các thầy/ cô giảng viên bộ môn</w:t>
      </w:r>
      <w:r w:rsidR="00CF3022">
        <w:t xml:space="preserve"> đ</w:t>
      </w:r>
      <w:r w:rsidR="005635CE">
        <w:t>ể</w:t>
      </w:r>
      <w:r w:rsidR="00CF3022">
        <w:t xml:space="preserve"> cho đề tài của em được hoàn thiện chỉnh chu hơn.</w:t>
      </w:r>
    </w:p>
    <w:p w14:paraId="3E428E83" w14:textId="77777777" w:rsidR="00CF3022" w:rsidRPr="007A413C" w:rsidRDefault="00CF3022" w:rsidP="00CF3022">
      <w:pPr>
        <w:pStyle w:val="nd0"/>
        <w:rPr>
          <w:bCs/>
          <w:szCs w:val="26"/>
        </w:rPr>
      </w:pPr>
      <w:r>
        <w:rPr>
          <w:bCs/>
          <w:szCs w:val="26"/>
        </w:rPr>
        <w:t xml:space="preserve">Em </w:t>
      </w:r>
      <w:r w:rsidR="00325B6B">
        <w:rPr>
          <w:bCs/>
          <w:szCs w:val="26"/>
        </w:rPr>
        <w:t>xin chân thành cảm ơn.</w:t>
      </w:r>
    </w:p>
    <w:p w14:paraId="1A6211A8"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3F4C25B6" w14:textId="77777777" w:rsidR="0082601E" w:rsidRPr="00E322FD" w:rsidRDefault="00587DF5">
      <w:pPr>
        <w:pStyle w:val="TOC1"/>
        <w:tabs>
          <w:tab w:val="left" w:pos="1760"/>
          <w:tab w:val="right" w:leader="dot" w:pos="9062"/>
        </w:tabs>
        <w:rPr>
          <w:rFonts w:ascii="Calibri" w:hAnsi="Calibri"/>
          <w:noProof/>
          <w:kern w:val="2"/>
          <w:sz w:val="22"/>
          <w:szCs w:val="22"/>
        </w:rPr>
      </w:pPr>
      <w:r>
        <w:rPr>
          <w:bCs/>
          <w:szCs w:val="26"/>
        </w:rPr>
        <w:fldChar w:fldCharType="begin"/>
      </w:r>
      <w:r>
        <w:rPr>
          <w:bCs/>
          <w:szCs w:val="26"/>
        </w:rPr>
        <w:instrText xml:space="preserve"> TOC \o "1-3" \h \z \u </w:instrText>
      </w:r>
      <w:r>
        <w:rPr>
          <w:bCs/>
          <w:szCs w:val="26"/>
        </w:rPr>
        <w:fldChar w:fldCharType="separate"/>
      </w:r>
      <w:hyperlink w:anchor="_Toc152895912" w:history="1">
        <w:r w:rsidR="0082601E" w:rsidRPr="002C2DA0">
          <w:rPr>
            <w:rStyle w:val="Hyperlink"/>
            <w:rFonts w:eastAsia="SimSun"/>
            <w:noProof/>
          </w:rPr>
          <w:t>CHƯƠNG 1</w:t>
        </w:r>
        <w:r w:rsidR="0082601E" w:rsidRPr="00E322FD">
          <w:rPr>
            <w:rFonts w:ascii="Calibri" w:hAnsi="Calibri"/>
            <w:noProof/>
            <w:kern w:val="2"/>
            <w:sz w:val="22"/>
            <w:szCs w:val="22"/>
          </w:rPr>
          <w:tab/>
        </w:r>
        <w:r w:rsidR="0082601E" w:rsidRPr="002C2DA0">
          <w:rPr>
            <w:rStyle w:val="Hyperlink"/>
            <w:rFonts w:eastAsia="SimSun"/>
            <w:noProof/>
          </w:rPr>
          <w:t>TỔNG QUAN</w:t>
        </w:r>
        <w:r w:rsidR="0082601E">
          <w:rPr>
            <w:noProof/>
            <w:webHidden/>
          </w:rPr>
          <w:tab/>
        </w:r>
        <w:r w:rsidR="0082601E">
          <w:rPr>
            <w:noProof/>
            <w:webHidden/>
          </w:rPr>
          <w:fldChar w:fldCharType="begin"/>
        </w:r>
        <w:r w:rsidR="0082601E">
          <w:rPr>
            <w:noProof/>
            <w:webHidden/>
          </w:rPr>
          <w:instrText xml:space="preserve"> PAGEREF _Toc152895912 \h </w:instrText>
        </w:r>
        <w:r w:rsidR="0082601E">
          <w:rPr>
            <w:noProof/>
            <w:webHidden/>
          </w:rPr>
        </w:r>
        <w:r w:rsidR="0082601E">
          <w:rPr>
            <w:noProof/>
            <w:webHidden/>
          </w:rPr>
          <w:fldChar w:fldCharType="separate"/>
        </w:r>
        <w:r w:rsidR="005635CE">
          <w:rPr>
            <w:noProof/>
            <w:webHidden/>
          </w:rPr>
          <w:t>9</w:t>
        </w:r>
        <w:r w:rsidR="0082601E">
          <w:rPr>
            <w:noProof/>
            <w:webHidden/>
          </w:rPr>
          <w:fldChar w:fldCharType="end"/>
        </w:r>
      </w:hyperlink>
    </w:p>
    <w:p w14:paraId="674F7C20"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13" w:history="1">
        <w:r w:rsidR="0082601E" w:rsidRPr="002C2DA0">
          <w:rPr>
            <w:rStyle w:val="Hyperlink"/>
            <w:rFonts w:eastAsia="SimSun"/>
            <w:noProof/>
          </w:rPr>
          <w:t>CHƯƠNG 2</w:t>
        </w:r>
        <w:r w:rsidR="0082601E" w:rsidRPr="00E322FD">
          <w:rPr>
            <w:rFonts w:ascii="Calibri" w:hAnsi="Calibri"/>
            <w:noProof/>
            <w:kern w:val="2"/>
            <w:sz w:val="22"/>
            <w:szCs w:val="22"/>
          </w:rPr>
          <w:tab/>
        </w:r>
        <w:r w:rsidR="0082601E" w:rsidRPr="002C2DA0">
          <w:rPr>
            <w:rStyle w:val="Hyperlink"/>
            <w:rFonts w:eastAsia="SimSun"/>
            <w:noProof/>
          </w:rPr>
          <w:t>NGHIÊN CỨU LÝ THUYẾT</w:t>
        </w:r>
        <w:r w:rsidR="0082601E">
          <w:rPr>
            <w:noProof/>
            <w:webHidden/>
          </w:rPr>
          <w:tab/>
        </w:r>
        <w:r w:rsidR="0082601E">
          <w:rPr>
            <w:noProof/>
            <w:webHidden/>
          </w:rPr>
          <w:fldChar w:fldCharType="begin"/>
        </w:r>
        <w:r w:rsidR="0082601E">
          <w:rPr>
            <w:noProof/>
            <w:webHidden/>
          </w:rPr>
          <w:instrText xml:space="preserve"> PAGEREF _Toc152895913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6F59BCA0"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14" w:history="1">
        <w:r w:rsidR="0082601E" w:rsidRPr="002C2DA0">
          <w:rPr>
            <w:rStyle w:val="Hyperlink"/>
            <w:rFonts w:eastAsia="SimSun"/>
            <w:noProof/>
          </w:rPr>
          <w:t>2.1</w:t>
        </w:r>
        <w:r w:rsidR="0082601E" w:rsidRPr="00E322FD">
          <w:rPr>
            <w:rFonts w:ascii="Calibri" w:hAnsi="Calibri"/>
            <w:noProof/>
            <w:kern w:val="2"/>
            <w:sz w:val="22"/>
            <w:szCs w:val="22"/>
          </w:rPr>
          <w:tab/>
        </w:r>
        <w:r w:rsidR="0082601E" w:rsidRPr="002C2DA0">
          <w:rPr>
            <w:rStyle w:val="Hyperlink"/>
            <w:rFonts w:eastAsia="SimSun"/>
            <w:noProof/>
          </w:rPr>
          <w:t>AngularJS</w:t>
        </w:r>
        <w:r w:rsidR="0082601E">
          <w:rPr>
            <w:noProof/>
            <w:webHidden/>
          </w:rPr>
          <w:tab/>
        </w:r>
        <w:r w:rsidR="0082601E">
          <w:rPr>
            <w:noProof/>
            <w:webHidden/>
          </w:rPr>
          <w:fldChar w:fldCharType="begin"/>
        </w:r>
        <w:r w:rsidR="0082601E">
          <w:rPr>
            <w:noProof/>
            <w:webHidden/>
          </w:rPr>
          <w:instrText xml:space="preserve"> PAGEREF _Toc152895914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60A640A2"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5" w:history="1">
        <w:r w:rsidR="0082601E" w:rsidRPr="002C2DA0">
          <w:rPr>
            <w:rStyle w:val="Hyperlink"/>
            <w:rFonts w:eastAsia="SimSun"/>
            <w:noProof/>
          </w:rPr>
          <w:t>2.1.1</w:t>
        </w:r>
        <w:r w:rsidR="0082601E" w:rsidRPr="00E322FD">
          <w:rPr>
            <w:rFonts w:ascii="Calibri" w:hAnsi="Calibri"/>
            <w:noProof/>
            <w:kern w:val="2"/>
            <w:sz w:val="22"/>
            <w:szCs w:val="22"/>
          </w:rPr>
          <w:tab/>
        </w:r>
        <w:r w:rsidR="0082601E" w:rsidRPr="002C2DA0">
          <w:rPr>
            <w:rStyle w:val="Hyperlink"/>
            <w:rFonts w:eastAsia="SimSun"/>
            <w:noProof/>
          </w:rPr>
          <w:t>Cách nhúng AngularJS</w:t>
        </w:r>
        <w:r w:rsidR="0082601E">
          <w:rPr>
            <w:noProof/>
            <w:webHidden/>
          </w:rPr>
          <w:tab/>
        </w:r>
        <w:r w:rsidR="0082601E">
          <w:rPr>
            <w:noProof/>
            <w:webHidden/>
          </w:rPr>
          <w:fldChar w:fldCharType="begin"/>
        </w:r>
        <w:r w:rsidR="0082601E">
          <w:rPr>
            <w:noProof/>
            <w:webHidden/>
          </w:rPr>
          <w:instrText xml:space="preserve"> PAGEREF _Toc152895915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650A6017"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6" w:history="1">
        <w:r w:rsidR="0082601E" w:rsidRPr="002C2DA0">
          <w:rPr>
            <w:rStyle w:val="Hyperlink"/>
            <w:rFonts w:eastAsia="SimSun"/>
            <w:noProof/>
          </w:rPr>
          <w:t>2.1.2</w:t>
        </w:r>
        <w:r w:rsidR="0082601E" w:rsidRPr="00E322FD">
          <w:rPr>
            <w:rFonts w:ascii="Calibri" w:hAnsi="Calibri"/>
            <w:noProof/>
            <w:kern w:val="2"/>
            <w:sz w:val="22"/>
            <w:szCs w:val="22"/>
          </w:rPr>
          <w:tab/>
        </w:r>
        <w:r w:rsidR="0082601E" w:rsidRPr="002C2DA0">
          <w:rPr>
            <w:rStyle w:val="Hyperlink"/>
            <w:rFonts w:eastAsia="SimSun"/>
            <w:noProof/>
          </w:rPr>
          <w:t>AngularJS Expressions</w:t>
        </w:r>
        <w:r w:rsidR="0082601E">
          <w:rPr>
            <w:noProof/>
            <w:webHidden/>
          </w:rPr>
          <w:tab/>
        </w:r>
        <w:r w:rsidR="0082601E">
          <w:rPr>
            <w:noProof/>
            <w:webHidden/>
          </w:rPr>
          <w:fldChar w:fldCharType="begin"/>
        </w:r>
        <w:r w:rsidR="0082601E">
          <w:rPr>
            <w:noProof/>
            <w:webHidden/>
          </w:rPr>
          <w:instrText xml:space="preserve"> PAGEREF _Toc152895916 \h </w:instrText>
        </w:r>
        <w:r w:rsidR="0082601E">
          <w:rPr>
            <w:noProof/>
            <w:webHidden/>
          </w:rPr>
        </w:r>
        <w:r w:rsidR="0082601E">
          <w:rPr>
            <w:noProof/>
            <w:webHidden/>
          </w:rPr>
          <w:fldChar w:fldCharType="separate"/>
        </w:r>
        <w:r w:rsidR="005635CE">
          <w:rPr>
            <w:noProof/>
            <w:webHidden/>
          </w:rPr>
          <w:t>11</w:t>
        </w:r>
        <w:r w:rsidR="0082601E">
          <w:rPr>
            <w:noProof/>
            <w:webHidden/>
          </w:rPr>
          <w:fldChar w:fldCharType="end"/>
        </w:r>
      </w:hyperlink>
    </w:p>
    <w:p w14:paraId="5A153902"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7" w:history="1">
        <w:r w:rsidR="0082601E" w:rsidRPr="002C2DA0">
          <w:rPr>
            <w:rStyle w:val="Hyperlink"/>
            <w:rFonts w:eastAsia="SimSun"/>
            <w:noProof/>
          </w:rPr>
          <w:t>2.1.3</w:t>
        </w:r>
        <w:r w:rsidR="0082601E" w:rsidRPr="00E322FD">
          <w:rPr>
            <w:rFonts w:ascii="Calibri" w:hAnsi="Calibri"/>
            <w:noProof/>
            <w:kern w:val="2"/>
            <w:sz w:val="22"/>
            <w:szCs w:val="22"/>
          </w:rPr>
          <w:tab/>
        </w:r>
        <w:r w:rsidR="0082601E" w:rsidRPr="002C2DA0">
          <w:rPr>
            <w:rStyle w:val="Hyperlink"/>
            <w:rFonts w:eastAsia="SimSun"/>
            <w:noProof/>
          </w:rPr>
          <w:t>AngularJS Modules</w:t>
        </w:r>
        <w:r w:rsidR="0082601E">
          <w:rPr>
            <w:noProof/>
            <w:webHidden/>
          </w:rPr>
          <w:tab/>
        </w:r>
        <w:r w:rsidR="0082601E">
          <w:rPr>
            <w:noProof/>
            <w:webHidden/>
          </w:rPr>
          <w:fldChar w:fldCharType="begin"/>
        </w:r>
        <w:r w:rsidR="0082601E">
          <w:rPr>
            <w:noProof/>
            <w:webHidden/>
          </w:rPr>
          <w:instrText xml:space="preserve"> PAGEREF _Toc152895917 \h </w:instrText>
        </w:r>
        <w:r w:rsidR="0082601E">
          <w:rPr>
            <w:noProof/>
            <w:webHidden/>
          </w:rPr>
        </w:r>
        <w:r w:rsidR="0082601E">
          <w:rPr>
            <w:noProof/>
            <w:webHidden/>
          </w:rPr>
          <w:fldChar w:fldCharType="separate"/>
        </w:r>
        <w:r w:rsidR="005635CE">
          <w:rPr>
            <w:noProof/>
            <w:webHidden/>
          </w:rPr>
          <w:t>13</w:t>
        </w:r>
        <w:r w:rsidR="0082601E">
          <w:rPr>
            <w:noProof/>
            <w:webHidden/>
          </w:rPr>
          <w:fldChar w:fldCharType="end"/>
        </w:r>
      </w:hyperlink>
    </w:p>
    <w:p w14:paraId="7B38D5B8"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8" w:history="1">
        <w:r w:rsidR="0082601E" w:rsidRPr="002C2DA0">
          <w:rPr>
            <w:rStyle w:val="Hyperlink"/>
            <w:rFonts w:eastAsia="SimSun"/>
            <w:noProof/>
          </w:rPr>
          <w:t>2.1.4</w:t>
        </w:r>
        <w:r w:rsidR="0082601E" w:rsidRPr="00E322FD">
          <w:rPr>
            <w:rFonts w:ascii="Calibri" w:hAnsi="Calibri"/>
            <w:noProof/>
            <w:kern w:val="2"/>
            <w:sz w:val="22"/>
            <w:szCs w:val="22"/>
          </w:rPr>
          <w:tab/>
        </w:r>
        <w:r w:rsidR="0082601E" w:rsidRPr="002C2DA0">
          <w:rPr>
            <w:rStyle w:val="Hyperlink"/>
            <w:rFonts w:eastAsia="SimSun"/>
            <w:noProof/>
          </w:rPr>
          <w:t>AngularJS Directives</w:t>
        </w:r>
        <w:r w:rsidR="0082601E">
          <w:rPr>
            <w:noProof/>
            <w:webHidden/>
          </w:rPr>
          <w:tab/>
        </w:r>
        <w:r w:rsidR="0082601E">
          <w:rPr>
            <w:noProof/>
            <w:webHidden/>
          </w:rPr>
          <w:fldChar w:fldCharType="begin"/>
        </w:r>
        <w:r w:rsidR="0082601E">
          <w:rPr>
            <w:noProof/>
            <w:webHidden/>
          </w:rPr>
          <w:instrText xml:space="preserve"> PAGEREF _Toc152895918 \h </w:instrText>
        </w:r>
        <w:r w:rsidR="0082601E">
          <w:rPr>
            <w:noProof/>
            <w:webHidden/>
          </w:rPr>
        </w:r>
        <w:r w:rsidR="0082601E">
          <w:rPr>
            <w:noProof/>
            <w:webHidden/>
          </w:rPr>
          <w:fldChar w:fldCharType="separate"/>
        </w:r>
        <w:r w:rsidR="005635CE">
          <w:rPr>
            <w:noProof/>
            <w:webHidden/>
          </w:rPr>
          <w:t>14</w:t>
        </w:r>
        <w:r w:rsidR="0082601E">
          <w:rPr>
            <w:noProof/>
            <w:webHidden/>
          </w:rPr>
          <w:fldChar w:fldCharType="end"/>
        </w:r>
      </w:hyperlink>
    </w:p>
    <w:p w14:paraId="4E6BE56F"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19" w:history="1">
        <w:r w:rsidR="0082601E" w:rsidRPr="002C2DA0">
          <w:rPr>
            <w:rStyle w:val="Hyperlink"/>
            <w:rFonts w:eastAsia="SimSun"/>
            <w:noProof/>
          </w:rPr>
          <w:t>2.1.5</w:t>
        </w:r>
        <w:r w:rsidR="0082601E" w:rsidRPr="00E322FD">
          <w:rPr>
            <w:rFonts w:ascii="Calibri" w:hAnsi="Calibri"/>
            <w:noProof/>
            <w:kern w:val="2"/>
            <w:sz w:val="22"/>
            <w:szCs w:val="22"/>
          </w:rPr>
          <w:tab/>
        </w:r>
        <w:r w:rsidR="0082601E" w:rsidRPr="002C2DA0">
          <w:rPr>
            <w:rStyle w:val="Hyperlink"/>
            <w:rFonts w:eastAsia="SimSun"/>
            <w:noProof/>
          </w:rPr>
          <w:t>AngularJS Model</w:t>
        </w:r>
        <w:r w:rsidR="0082601E">
          <w:rPr>
            <w:noProof/>
            <w:webHidden/>
          </w:rPr>
          <w:tab/>
        </w:r>
        <w:r w:rsidR="0082601E">
          <w:rPr>
            <w:noProof/>
            <w:webHidden/>
          </w:rPr>
          <w:fldChar w:fldCharType="begin"/>
        </w:r>
        <w:r w:rsidR="0082601E">
          <w:rPr>
            <w:noProof/>
            <w:webHidden/>
          </w:rPr>
          <w:instrText xml:space="preserve"> PAGEREF _Toc152895919 \h </w:instrText>
        </w:r>
        <w:r w:rsidR="0082601E">
          <w:rPr>
            <w:noProof/>
            <w:webHidden/>
          </w:rPr>
        </w:r>
        <w:r w:rsidR="0082601E">
          <w:rPr>
            <w:noProof/>
            <w:webHidden/>
          </w:rPr>
          <w:fldChar w:fldCharType="separate"/>
        </w:r>
        <w:r w:rsidR="005635CE">
          <w:rPr>
            <w:noProof/>
            <w:webHidden/>
          </w:rPr>
          <w:t>16</w:t>
        </w:r>
        <w:r w:rsidR="0082601E">
          <w:rPr>
            <w:noProof/>
            <w:webHidden/>
          </w:rPr>
          <w:fldChar w:fldCharType="end"/>
        </w:r>
      </w:hyperlink>
    </w:p>
    <w:p w14:paraId="1C4DBB41"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0" w:history="1">
        <w:r w:rsidR="0082601E" w:rsidRPr="002C2DA0">
          <w:rPr>
            <w:rStyle w:val="Hyperlink"/>
            <w:rFonts w:eastAsia="SimSun"/>
            <w:noProof/>
          </w:rPr>
          <w:t>2.1.6</w:t>
        </w:r>
        <w:r w:rsidR="0082601E" w:rsidRPr="00E322FD">
          <w:rPr>
            <w:rFonts w:ascii="Calibri" w:hAnsi="Calibri"/>
            <w:noProof/>
            <w:kern w:val="2"/>
            <w:sz w:val="22"/>
            <w:szCs w:val="22"/>
          </w:rPr>
          <w:tab/>
        </w:r>
        <w:r w:rsidR="0082601E" w:rsidRPr="002C2DA0">
          <w:rPr>
            <w:rStyle w:val="Hyperlink"/>
            <w:rFonts w:eastAsia="SimSun"/>
            <w:noProof/>
          </w:rPr>
          <w:t>AngularJS Data Binding</w:t>
        </w:r>
        <w:r w:rsidR="0082601E">
          <w:rPr>
            <w:noProof/>
            <w:webHidden/>
          </w:rPr>
          <w:tab/>
        </w:r>
        <w:r w:rsidR="0082601E">
          <w:rPr>
            <w:noProof/>
            <w:webHidden/>
          </w:rPr>
          <w:fldChar w:fldCharType="begin"/>
        </w:r>
        <w:r w:rsidR="0082601E">
          <w:rPr>
            <w:noProof/>
            <w:webHidden/>
          </w:rPr>
          <w:instrText xml:space="preserve"> PAGEREF _Toc152895920 \h </w:instrText>
        </w:r>
        <w:r w:rsidR="0082601E">
          <w:rPr>
            <w:noProof/>
            <w:webHidden/>
          </w:rPr>
        </w:r>
        <w:r w:rsidR="0082601E">
          <w:rPr>
            <w:noProof/>
            <w:webHidden/>
          </w:rPr>
          <w:fldChar w:fldCharType="separate"/>
        </w:r>
        <w:r w:rsidR="005635CE">
          <w:rPr>
            <w:noProof/>
            <w:webHidden/>
          </w:rPr>
          <w:t>19</w:t>
        </w:r>
        <w:r w:rsidR="0082601E">
          <w:rPr>
            <w:noProof/>
            <w:webHidden/>
          </w:rPr>
          <w:fldChar w:fldCharType="end"/>
        </w:r>
      </w:hyperlink>
    </w:p>
    <w:p w14:paraId="6D155D9D"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1" w:history="1">
        <w:r w:rsidR="0082601E" w:rsidRPr="002C2DA0">
          <w:rPr>
            <w:rStyle w:val="Hyperlink"/>
            <w:rFonts w:eastAsia="SimSun"/>
            <w:noProof/>
          </w:rPr>
          <w:t>2.1.7</w:t>
        </w:r>
        <w:r w:rsidR="0082601E" w:rsidRPr="00E322FD">
          <w:rPr>
            <w:rFonts w:ascii="Calibri" w:hAnsi="Calibri"/>
            <w:noProof/>
            <w:kern w:val="2"/>
            <w:sz w:val="22"/>
            <w:szCs w:val="22"/>
          </w:rPr>
          <w:tab/>
        </w:r>
        <w:r w:rsidR="0082601E" w:rsidRPr="002C2DA0">
          <w:rPr>
            <w:rStyle w:val="Hyperlink"/>
            <w:rFonts w:eastAsia="SimSun"/>
            <w:noProof/>
          </w:rPr>
          <w:t>AngularJS Controllers</w:t>
        </w:r>
        <w:r w:rsidR="0082601E">
          <w:rPr>
            <w:noProof/>
            <w:webHidden/>
          </w:rPr>
          <w:tab/>
        </w:r>
        <w:r w:rsidR="0082601E">
          <w:rPr>
            <w:noProof/>
            <w:webHidden/>
          </w:rPr>
          <w:fldChar w:fldCharType="begin"/>
        </w:r>
        <w:r w:rsidR="0082601E">
          <w:rPr>
            <w:noProof/>
            <w:webHidden/>
          </w:rPr>
          <w:instrText xml:space="preserve"> PAGEREF _Toc152895921 \h </w:instrText>
        </w:r>
        <w:r w:rsidR="0082601E">
          <w:rPr>
            <w:noProof/>
            <w:webHidden/>
          </w:rPr>
        </w:r>
        <w:r w:rsidR="0082601E">
          <w:rPr>
            <w:noProof/>
            <w:webHidden/>
          </w:rPr>
          <w:fldChar w:fldCharType="separate"/>
        </w:r>
        <w:r w:rsidR="005635CE">
          <w:rPr>
            <w:noProof/>
            <w:webHidden/>
          </w:rPr>
          <w:t>21</w:t>
        </w:r>
        <w:r w:rsidR="0082601E">
          <w:rPr>
            <w:noProof/>
            <w:webHidden/>
          </w:rPr>
          <w:fldChar w:fldCharType="end"/>
        </w:r>
      </w:hyperlink>
    </w:p>
    <w:p w14:paraId="67B5484B"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2" w:history="1">
        <w:r w:rsidR="0082601E" w:rsidRPr="002C2DA0">
          <w:rPr>
            <w:rStyle w:val="Hyperlink"/>
            <w:rFonts w:eastAsia="SimSun"/>
            <w:noProof/>
          </w:rPr>
          <w:t>2.1.8</w:t>
        </w:r>
        <w:r w:rsidR="0082601E" w:rsidRPr="00E322FD">
          <w:rPr>
            <w:rFonts w:ascii="Calibri" w:hAnsi="Calibri"/>
            <w:noProof/>
            <w:kern w:val="2"/>
            <w:sz w:val="22"/>
            <w:szCs w:val="22"/>
          </w:rPr>
          <w:tab/>
        </w:r>
        <w:r w:rsidR="0082601E" w:rsidRPr="002C2DA0">
          <w:rPr>
            <w:rStyle w:val="Hyperlink"/>
            <w:rFonts w:eastAsia="SimSun"/>
            <w:noProof/>
          </w:rPr>
          <w:t>AngularJS Scopes</w:t>
        </w:r>
        <w:r w:rsidR="0082601E">
          <w:rPr>
            <w:noProof/>
            <w:webHidden/>
          </w:rPr>
          <w:tab/>
        </w:r>
        <w:r w:rsidR="0082601E">
          <w:rPr>
            <w:noProof/>
            <w:webHidden/>
          </w:rPr>
          <w:fldChar w:fldCharType="begin"/>
        </w:r>
        <w:r w:rsidR="0082601E">
          <w:rPr>
            <w:noProof/>
            <w:webHidden/>
          </w:rPr>
          <w:instrText xml:space="preserve"> PAGEREF _Toc152895922 \h </w:instrText>
        </w:r>
        <w:r w:rsidR="0082601E">
          <w:rPr>
            <w:noProof/>
            <w:webHidden/>
          </w:rPr>
        </w:r>
        <w:r w:rsidR="0082601E">
          <w:rPr>
            <w:noProof/>
            <w:webHidden/>
          </w:rPr>
          <w:fldChar w:fldCharType="separate"/>
        </w:r>
        <w:r w:rsidR="005635CE">
          <w:rPr>
            <w:noProof/>
            <w:webHidden/>
          </w:rPr>
          <w:t>23</w:t>
        </w:r>
        <w:r w:rsidR="0082601E">
          <w:rPr>
            <w:noProof/>
            <w:webHidden/>
          </w:rPr>
          <w:fldChar w:fldCharType="end"/>
        </w:r>
      </w:hyperlink>
    </w:p>
    <w:p w14:paraId="30A3539E"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23" w:history="1">
        <w:r w:rsidR="0082601E" w:rsidRPr="002C2DA0">
          <w:rPr>
            <w:rStyle w:val="Hyperlink"/>
            <w:rFonts w:eastAsia="SimSun"/>
            <w:noProof/>
          </w:rPr>
          <w:t>2.1.9</w:t>
        </w:r>
        <w:r w:rsidR="0082601E" w:rsidRPr="00E322FD">
          <w:rPr>
            <w:rFonts w:ascii="Calibri" w:hAnsi="Calibri"/>
            <w:noProof/>
            <w:kern w:val="2"/>
            <w:sz w:val="22"/>
            <w:szCs w:val="22"/>
          </w:rPr>
          <w:tab/>
        </w:r>
        <w:r w:rsidR="0082601E" w:rsidRPr="002C2DA0">
          <w:rPr>
            <w:rStyle w:val="Hyperlink"/>
            <w:rFonts w:eastAsia="SimSun"/>
            <w:noProof/>
          </w:rPr>
          <w:t>AngularJS Filters</w:t>
        </w:r>
        <w:r w:rsidR="0082601E">
          <w:rPr>
            <w:noProof/>
            <w:webHidden/>
          </w:rPr>
          <w:tab/>
        </w:r>
        <w:r w:rsidR="0082601E">
          <w:rPr>
            <w:noProof/>
            <w:webHidden/>
          </w:rPr>
          <w:fldChar w:fldCharType="begin"/>
        </w:r>
        <w:r w:rsidR="0082601E">
          <w:rPr>
            <w:noProof/>
            <w:webHidden/>
          </w:rPr>
          <w:instrText xml:space="preserve"> PAGEREF _Toc152895923 \h </w:instrText>
        </w:r>
        <w:r w:rsidR="0082601E">
          <w:rPr>
            <w:noProof/>
            <w:webHidden/>
          </w:rPr>
        </w:r>
        <w:r w:rsidR="0082601E">
          <w:rPr>
            <w:noProof/>
            <w:webHidden/>
          </w:rPr>
          <w:fldChar w:fldCharType="separate"/>
        </w:r>
        <w:r w:rsidR="005635CE">
          <w:rPr>
            <w:noProof/>
            <w:webHidden/>
          </w:rPr>
          <w:t>24</w:t>
        </w:r>
        <w:r w:rsidR="0082601E">
          <w:rPr>
            <w:noProof/>
            <w:webHidden/>
          </w:rPr>
          <w:fldChar w:fldCharType="end"/>
        </w:r>
      </w:hyperlink>
    </w:p>
    <w:p w14:paraId="04CB9D3C"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4" w:history="1">
        <w:r w:rsidR="0082601E" w:rsidRPr="002C2DA0">
          <w:rPr>
            <w:rStyle w:val="Hyperlink"/>
            <w:rFonts w:eastAsia="SimSun"/>
            <w:noProof/>
          </w:rPr>
          <w:t>2.1.10</w:t>
        </w:r>
        <w:r w:rsidR="0082601E" w:rsidRPr="00E322FD">
          <w:rPr>
            <w:rFonts w:ascii="Calibri" w:hAnsi="Calibri"/>
            <w:noProof/>
            <w:kern w:val="2"/>
            <w:sz w:val="22"/>
            <w:szCs w:val="22"/>
          </w:rPr>
          <w:tab/>
        </w:r>
        <w:r w:rsidR="0082601E" w:rsidRPr="002C2DA0">
          <w:rPr>
            <w:rStyle w:val="Hyperlink"/>
            <w:rFonts w:eastAsia="SimSun"/>
            <w:noProof/>
          </w:rPr>
          <w:t>AngularJS Services</w:t>
        </w:r>
        <w:r w:rsidR="0082601E">
          <w:rPr>
            <w:noProof/>
            <w:webHidden/>
          </w:rPr>
          <w:tab/>
        </w:r>
        <w:r w:rsidR="0082601E">
          <w:rPr>
            <w:noProof/>
            <w:webHidden/>
          </w:rPr>
          <w:fldChar w:fldCharType="begin"/>
        </w:r>
        <w:r w:rsidR="0082601E">
          <w:rPr>
            <w:noProof/>
            <w:webHidden/>
          </w:rPr>
          <w:instrText xml:space="preserve"> PAGEREF _Toc152895924 \h </w:instrText>
        </w:r>
        <w:r w:rsidR="0082601E">
          <w:rPr>
            <w:noProof/>
            <w:webHidden/>
          </w:rPr>
        </w:r>
        <w:r w:rsidR="0082601E">
          <w:rPr>
            <w:noProof/>
            <w:webHidden/>
          </w:rPr>
          <w:fldChar w:fldCharType="separate"/>
        </w:r>
        <w:r w:rsidR="005635CE">
          <w:rPr>
            <w:noProof/>
            <w:webHidden/>
          </w:rPr>
          <w:t>26</w:t>
        </w:r>
        <w:r w:rsidR="0082601E">
          <w:rPr>
            <w:noProof/>
            <w:webHidden/>
          </w:rPr>
          <w:fldChar w:fldCharType="end"/>
        </w:r>
      </w:hyperlink>
    </w:p>
    <w:p w14:paraId="125BA931"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5" w:history="1">
        <w:r w:rsidR="0082601E" w:rsidRPr="002C2DA0">
          <w:rPr>
            <w:rStyle w:val="Hyperlink"/>
            <w:rFonts w:eastAsia="SimSun"/>
            <w:noProof/>
          </w:rPr>
          <w:t>2.1.11</w:t>
        </w:r>
        <w:r w:rsidR="0082601E" w:rsidRPr="00E322FD">
          <w:rPr>
            <w:rFonts w:ascii="Calibri" w:hAnsi="Calibri"/>
            <w:noProof/>
            <w:kern w:val="2"/>
            <w:sz w:val="22"/>
            <w:szCs w:val="22"/>
          </w:rPr>
          <w:tab/>
        </w:r>
        <w:r w:rsidR="0082601E" w:rsidRPr="002C2DA0">
          <w:rPr>
            <w:rStyle w:val="Hyperlink"/>
            <w:rFonts w:eastAsia="SimSun"/>
            <w:noProof/>
          </w:rPr>
          <w:t>AngularJS Http</w:t>
        </w:r>
        <w:r w:rsidR="0082601E">
          <w:rPr>
            <w:noProof/>
            <w:webHidden/>
          </w:rPr>
          <w:tab/>
        </w:r>
        <w:r w:rsidR="0082601E">
          <w:rPr>
            <w:noProof/>
            <w:webHidden/>
          </w:rPr>
          <w:fldChar w:fldCharType="begin"/>
        </w:r>
        <w:r w:rsidR="0082601E">
          <w:rPr>
            <w:noProof/>
            <w:webHidden/>
          </w:rPr>
          <w:instrText xml:space="preserve"> PAGEREF _Toc152895925 \h </w:instrText>
        </w:r>
        <w:r w:rsidR="0082601E">
          <w:rPr>
            <w:noProof/>
            <w:webHidden/>
          </w:rPr>
        </w:r>
        <w:r w:rsidR="0082601E">
          <w:rPr>
            <w:noProof/>
            <w:webHidden/>
          </w:rPr>
          <w:fldChar w:fldCharType="separate"/>
        </w:r>
        <w:r w:rsidR="005635CE">
          <w:rPr>
            <w:noProof/>
            <w:webHidden/>
          </w:rPr>
          <w:t>27</w:t>
        </w:r>
        <w:r w:rsidR="0082601E">
          <w:rPr>
            <w:noProof/>
            <w:webHidden/>
          </w:rPr>
          <w:fldChar w:fldCharType="end"/>
        </w:r>
      </w:hyperlink>
    </w:p>
    <w:p w14:paraId="61767E96"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6" w:history="1">
        <w:r w:rsidR="0082601E" w:rsidRPr="002C2DA0">
          <w:rPr>
            <w:rStyle w:val="Hyperlink"/>
            <w:rFonts w:eastAsia="SimSun"/>
            <w:noProof/>
          </w:rPr>
          <w:t>2.1.12</w:t>
        </w:r>
        <w:r w:rsidR="0082601E" w:rsidRPr="00E322FD">
          <w:rPr>
            <w:rFonts w:ascii="Calibri" w:hAnsi="Calibri"/>
            <w:noProof/>
            <w:kern w:val="2"/>
            <w:sz w:val="22"/>
            <w:szCs w:val="22"/>
          </w:rPr>
          <w:tab/>
        </w:r>
        <w:r w:rsidR="0082601E" w:rsidRPr="002C2DA0">
          <w:rPr>
            <w:rStyle w:val="Hyperlink"/>
            <w:rFonts w:eastAsia="SimSun"/>
            <w:noProof/>
          </w:rPr>
          <w:t>AngularJS Tables</w:t>
        </w:r>
        <w:r w:rsidR="0082601E">
          <w:rPr>
            <w:noProof/>
            <w:webHidden/>
          </w:rPr>
          <w:tab/>
        </w:r>
        <w:r w:rsidR="0082601E">
          <w:rPr>
            <w:noProof/>
            <w:webHidden/>
          </w:rPr>
          <w:fldChar w:fldCharType="begin"/>
        </w:r>
        <w:r w:rsidR="0082601E">
          <w:rPr>
            <w:noProof/>
            <w:webHidden/>
          </w:rPr>
          <w:instrText xml:space="preserve"> PAGEREF _Toc152895926 \h </w:instrText>
        </w:r>
        <w:r w:rsidR="0082601E">
          <w:rPr>
            <w:noProof/>
            <w:webHidden/>
          </w:rPr>
        </w:r>
        <w:r w:rsidR="0082601E">
          <w:rPr>
            <w:noProof/>
            <w:webHidden/>
          </w:rPr>
          <w:fldChar w:fldCharType="separate"/>
        </w:r>
        <w:r w:rsidR="005635CE">
          <w:rPr>
            <w:noProof/>
            <w:webHidden/>
          </w:rPr>
          <w:t>30</w:t>
        </w:r>
        <w:r w:rsidR="0082601E">
          <w:rPr>
            <w:noProof/>
            <w:webHidden/>
          </w:rPr>
          <w:fldChar w:fldCharType="end"/>
        </w:r>
      </w:hyperlink>
    </w:p>
    <w:p w14:paraId="19E32CC4"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7" w:history="1">
        <w:r w:rsidR="0082601E" w:rsidRPr="002C2DA0">
          <w:rPr>
            <w:rStyle w:val="Hyperlink"/>
            <w:rFonts w:eastAsia="SimSun"/>
            <w:noProof/>
          </w:rPr>
          <w:t>2.1.13</w:t>
        </w:r>
        <w:r w:rsidR="0082601E" w:rsidRPr="00E322FD">
          <w:rPr>
            <w:rFonts w:ascii="Calibri" w:hAnsi="Calibri"/>
            <w:noProof/>
            <w:kern w:val="2"/>
            <w:sz w:val="22"/>
            <w:szCs w:val="22"/>
          </w:rPr>
          <w:tab/>
        </w:r>
        <w:r w:rsidR="0082601E" w:rsidRPr="002C2DA0">
          <w:rPr>
            <w:rStyle w:val="Hyperlink"/>
            <w:rFonts w:eastAsia="SimSun"/>
            <w:noProof/>
          </w:rPr>
          <w:t>AngularJS Select</w:t>
        </w:r>
        <w:r w:rsidR="0082601E">
          <w:rPr>
            <w:noProof/>
            <w:webHidden/>
          </w:rPr>
          <w:tab/>
        </w:r>
        <w:r w:rsidR="0082601E">
          <w:rPr>
            <w:noProof/>
            <w:webHidden/>
          </w:rPr>
          <w:fldChar w:fldCharType="begin"/>
        </w:r>
        <w:r w:rsidR="0082601E">
          <w:rPr>
            <w:noProof/>
            <w:webHidden/>
          </w:rPr>
          <w:instrText xml:space="preserve"> PAGEREF _Toc152895927 \h </w:instrText>
        </w:r>
        <w:r w:rsidR="0082601E">
          <w:rPr>
            <w:noProof/>
            <w:webHidden/>
          </w:rPr>
        </w:r>
        <w:r w:rsidR="0082601E">
          <w:rPr>
            <w:noProof/>
            <w:webHidden/>
          </w:rPr>
          <w:fldChar w:fldCharType="separate"/>
        </w:r>
        <w:r w:rsidR="005635CE">
          <w:rPr>
            <w:noProof/>
            <w:webHidden/>
          </w:rPr>
          <w:t>31</w:t>
        </w:r>
        <w:r w:rsidR="0082601E">
          <w:rPr>
            <w:noProof/>
            <w:webHidden/>
          </w:rPr>
          <w:fldChar w:fldCharType="end"/>
        </w:r>
      </w:hyperlink>
    </w:p>
    <w:p w14:paraId="3B3920BD"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8" w:history="1">
        <w:r w:rsidR="0082601E" w:rsidRPr="002C2DA0">
          <w:rPr>
            <w:rStyle w:val="Hyperlink"/>
            <w:rFonts w:eastAsia="SimSun"/>
            <w:noProof/>
          </w:rPr>
          <w:t>2.1.14</w:t>
        </w:r>
        <w:r w:rsidR="0082601E" w:rsidRPr="00E322FD">
          <w:rPr>
            <w:rFonts w:ascii="Calibri" w:hAnsi="Calibri"/>
            <w:noProof/>
            <w:kern w:val="2"/>
            <w:sz w:val="22"/>
            <w:szCs w:val="22"/>
          </w:rPr>
          <w:tab/>
        </w:r>
        <w:r w:rsidR="0082601E" w:rsidRPr="002C2DA0">
          <w:rPr>
            <w:rStyle w:val="Hyperlink"/>
            <w:rFonts w:eastAsia="SimSun"/>
            <w:noProof/>
          </w:rPr>
          <w:t>AngularJS SQL</w:t>
        </w:r>
        <w:r w:rsidR="0082601E">
          <w:rPr>
            <w:noProof/>
            <w:webHidden/>
          </w:rPr>
          <w:tab/>
        </w:r>
        <w:r w:rsidR="0082601E">
          <w:rPr>
            <w:noProof/>
            <w:webHidden/>
          </w:rPr>
          <w:fldChar w:fldCharType="begin"/>
        </w:r>
        <w:r w:rsidR="0082601E">
          <w:rPr>
            <w:noProof/>
            <w:webHidden/>
          </w:rPr>
          <w:instrText xml:space="preserve"> PAGEREF _Toc152895928 \h </w:instrText>
        </w:r>
        <w:r w:rsidR="0082601E">
          <w:rPr>
            <w:noProof/>
            <w:webHidden/>
          </w:rPr>
        </w:r>
        <w:r w:rsidR="0082601E">
          <w:rPr>
            <w:noProof/>
            <w:webHidden/>
          </w:rPr>
          <w:fldChar w:fldCharType="separate"/>
        </w:r>
        <w:r w:rsidR="005635CE">
          <w:rPr>
            <w:noProof/>
            <w:webHidden/>
          </w:rPr>
          <w:t>33</w:t>
        </w:r>
        <w:r w:rsidR="0082601E">
          <w:rPr>
            <w:noProof/>
            <w:webHidden/>
          </w:rPr>
          <w:fldChar w:fldCharType="end"/>
        </w:r>
      </w:hyperlink>
    </w:p>
    <w:p w14:paraId="19A9BBB8"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29" w:history="1">
        <w:r w:rsidR="0082601E" w:rsidRPr="002C2DA0">
          <w:rPr>
            <w:rStyle w:val="Hyperlink"/>
            <w:rFonts w:eastAsia="SimSun"/>
            <w:noProof/>
          </w:rPr>
          <w:t>2.1.15</w:t>
        </w:r>
        <w:r w:rsidR="0082601E" w:rsidRPr="00E322FD">
          <w:rPr>
            <w:rFonts w:ascii="Calibri" w:hAnsi="Calibri"/>
            <w:noProof/>
            <w:kern w:val="2"/>
            <w:sz w:val="22"/>
            <w:szCs w:val="22"/>
          </w:rPr>
          <w:tab/>
        </w:r>
        <w:r w:rsidR="0082601E" w:rsidRPr="002C2DA0">
          <w:rPr>
            <w:rStyle w:val="Hyperlink"/>
            <w:rFonts w:eastAsia="SimSun"/>
            <w:noProof/>
          </w:rPr>
          <w:t>AngularJS DOM</w:t>
        </w:r>
        <w:r w:rsidR="0082601E">
          <w:rPr>
            <w:noProof/>
            <w:webHidden/>
          </w:rPr>
          <w:tab/>
        </w:r>
        <w:r w:rsidR="0082601E">
          <w:rPr>
            <w:noProof/>
            <w:webHidden/>
          </w:rPr>
          <w:fldChar w:fldCharType="begin"/>
        </w:r>
        <w:r w:rsidR="0082601E">
          <w:rPr>
            <w:noProof/>
            <w:webHidden/>
          </w:rPr>
          <w:instrText xml:space="preserve"> PAGEREF _Toc152895929 \h </w:instrText>
        </w:r>
        <w:r w:rsidR="0082601E">
          <w:rPr>
            <w:noProof/>
            <w:webHidden/>
          </w:rPr>
        </w:r>
        <w:r w:rsidR="0082601E">
          <w:rPr>
            <w:noProof/>
            <w:webHidden/>
          </w:rPr>
          <w:fldChar w:fldCharType="separate"/>
        </w:r>
        <w:r w:rsidR="005635CE">
          <w:rPr>
            <w:noProof/>
            <w:webHidden/>
          </w:rPr>
          <w:t>35</w:t>
        </w:r>
        <w:r w:rsidR="0082601E">
          <w:rPr>
            <w:noProof/>
            <w:webHidden/>
          </w:rPr>
          <w:fldChar w:fldCharType="end"/>
        </w:r>
      </w:hyperlink>
    </w:p>
    <w:p w14:paraId="1F933925"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0" w:history="1">
        <w:r w:rsidR="0082601E" w:rsidRPr="002C2DA0">
          <w:rPr>
            <w:rStyle w:val="Hyperlink"/>
            <w:rFonts w:eastAsia="SimSun"/>
            <w:noProof/>
          </w:rPr>
          <w:t>2.1.16</w:t>
        </w:r>
        <w:r w:rsidR="0082601E" w:rsidRPr="00E322FD">
          <w:rPr>
            <w:rFonts w:ascii="Calibri" w:hAnsi="Calibri"/>
            <w:noProof/>
            <w:kern w:val="2"/>
            <w:sz w:val="22"/>
            <w:szCs w:val="22"/>
          </w:rPr>
          <w:tab/>
        </w:r>
        <w:r w:rsidR="0082601E" w:rsidRPr="002C2DA0">
          <w:rPr>
            <w:rStyle w:val="Hyperlink"/>
            <w:rFonts w:eastAsia="SimSun"/>
            <w:noProof/>
          </w:rPr>
          <w:t>AngularJS Events</w:t>
        </w:r>
        <w:r w:rsidR="0082601E">
          <w:rPr>
            <w:noProof/>
            <w:webHidden/>
          </w:rPr>
          <w:tab/>
        </w:r>
        <w:r w:rsidR="0082601E">
          <w:rPr>
            <w:noProof/>
            <w:webHidden/>
          </w:rPr>
          <w:fldChar w:fldCharType="begin"/>
        </w:r>
        <w:r w:rsidR="0082601E">
          <w:rPr>
            <w:noProof/>
            <w:webHidden/>
          </w:rPr>
          <w:instrText xml:space="preserve"> PAGEREF _Toc152895930 \h </w:instrText>
        </w:r>
        <w:r w:rsidR="0082601E">
          <w:rPr>
            <w:noProof/>
            <w:webHidden/>
          </w:rPr>
        </w:r>
        <w:r w:rsidR="0082601E">
          <w:rPr>
            <w:noProof/>
            <w:webHidden/>
          </w:rPr>
          <w:fldChar w:fldCharType="separate"/>
        </w:r>
        <w:r w:rsidR="005635CE">
          <w:rPr>
            <w:noProof/>
            <w:webHidden/>
          </w:rPr>
          <w:t>37</w:t>
        </w:r>
        <w:r w:rsidR="0082601E">
          <w:rPr>
            <w:noProof/>
            <w:webHidden/>
          </w:rPr>
          <w:fldChar w:fldCharType="end"/>
        </w:r>
      </w:hyperlink>
    </w:p>
    <w:p w14:paraId="6E03F5DD"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1" w:history="1">
        <w:r w:rsidR="0082601E" w:rsidRPr="002C2DA0">
          <w:rPr>
            <w:rStyle w:val="Hyperlink"/>
            <w:rFonts w:eastAsia="SimSun"/>
            <w:noProof/>
          </w:rPr>
          <w:t>2.1.17</w:t>
        </w:r>
        <w:r w:rsidR="0082601E" w:rsidRPr="00E322FD">
          <w:rPr>
            <w:rFonts w:ascii="Calibri" w:hAnsi="Calibri"/>
            <w:noProof/>
            <w:kern w:val="2"/>
            <w:sz w:val="22"/>
            <w:szCs w:val="22"/>
          </w:rPr>
          <w:tab/>
        </w:r>
        <w:r w:rsidR="0082601E" w:rsidRPr="002C2DA0">
          <w:rPr>
            <w:rStyle w:val="Hyperlink"/>
            <w:rFonts w:eastAsia="SimSun"/>
            <w:noProof/>
          </w:rPr>
          <w:t>AngularJS Forms</w:t>
        </w:r>
        <w:r w:rsidR="0082601E">
          <w:rPr>
            <w:noProof/>
            <w:webHidden/>
          </w:rPr>
          <w:tab/>
        </w:r>
        <w:r w:rsidR="0082601E">
          <w:rPr>
            <w:noProof/>
            <w:webHidden/>
          </w:rPr>
          <w:fldChar w:fldCharType="begin"/>
        </w:r>
        <w:r w:rsidR="0082601E">
          <w:rPr>
            <w:noProof/>
            <w:webHidden/>
          </w:rPr>
          <w:instrText xml:space="preserve"> PAGEREF _Toc152895931 \h </w:instrText>
        </w:r>
        <w:r w:rsidR="0082601E">
          <w:rPr>
            <w:noProof/>
            <w:webHidden/>
          </w:rPr>
        </w:r>
        <w:r w:rsidR="0082601E">
          <w:rPr>
            <w:noProof/>
            <w:webHidden/>
          </w:rPr>
          <w:fldChar w:fldCharType="separate"/>
        </w:r>
        <w:r w:rsidR="005635CE">
          <w:rPr>
            <w:noProof/>
            <w:webHidden/>
          </w:rPr>
          <w:t>38</w:t>
        </w:r>
        <w:r w:rsidR="0082601E">
          <w:rPr>
            <w:noProof/>
            <w:webHidden/>
          </w:rPr>
          <w:fldChar w:fldCharType="end"/>
        </w:r>
      </w:hyperlink>
    </w:p>
    <w:p w14:paraId="28FC0CAF"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2" w:history="1">
        <w:r w:rsidR="0082601E" w:rsidRPr="002C2DA0">
          <w:rPr>
            <w:rStyle w:val="Hyperlink"/>
            <w:rFonts w:eastAsia="SimSun"/>
            <w:noProof/>
          </w:rPr>
          <w:t>2.1.18</w:t>
        </w:r>
        <w:r w:rsidR="0082601E" w:rsidRPr="00E322FD">
          <w:rPr>
            <w:rFonts w:ascii="Calibri" w:hAnsi="Calibri"/>
            <w:noProof/>
            <w:kern w:val="2"/>
            <w:sz w:val="22"/>
            <w:szCs w:val="22"/>
          </w:rPr>
          <w:tab/>
        </w:r>
        <w:r w:rsidR="0082601E" w:rsidRPr="002C2DA0">
          <w:rPr>
            <w:rStyle w:val="Hyperlink"/>
            <w:rFonts w:eastAsia="SimSun"/>
            <w:noProof/>
          </w:rPr>
          <w:t>AngularJS Validation</w:t>
        </w:r>
        <w:r w:rsidR="0082601E">
          <w:rPr>
            <w:noProof/>
            <w:webHidden/>
          </w:rPr>
          <w:tab/>
        </w:r>
        <w:r w:rsidR="0082601E">
          <w:rPr>
            <w:noProof/>
            <w:webHidden/>
          </w:rPr>
          <w:fldChar w:fldCharType="begin"/>
        </w:r>
        <w:r w:rsidR="0082601E">
          <w:rPr>
            <w:noProof/>
            <w:webHidden/>
          </w:rPr>
          <w:instrText xml:space="preserve"> PAGEREF _Toc152895932 \h </w:instrText>
        </w:r>
        <w:r w:rsidR="0082601E">
          <w:rPr>
            <w:noProof/>
            <w:webHidden/>
          </w:rPr>
        </w:r>
        <w:r w:rsidR="0082601E">
          <w:rPr>
            <w:noProof/>
            <w:webHidden/>
          </w:rPr>
          <w:fldChar w:fldCharType="separate"/>
        </w:r>
        <w:r w:rsidR="005635CE">
          <w:rPr>
            <w:noProof/>
            <w:webHidden/>
          </w:rPr>
          <w:t>38</w:t>
        </w:r>
        <w:r w:rsidR="0082601E">
          <w:rPr>
            <w:noProof/>
            <w:webHidden/>
          </w:rPr>
          <w:fldChar w:fldCharType="end"/>
        </w:r>
      </w:hyperlink>
    </w:p>
    <w:p w14:paraId="687F508A"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3" w:history="1">
        <w:r w:rsidR="0082601E" w:rsidRPr="002C2DA0">
          <w:rPr>
            <w:rStyle w:val="Hyperlink"/>
            <w:rFonts w:eastAsia="SimSun"/>
            <w:noProof/>
          </w:rPr>
          <w:t>2.1.19</w:t>
        </w:r>
        <w:r w:rsidR="0082601E" w:rsidRPr="00E322FD">
          <w:rPr>
            <w:rFonts w:ascii="Calibri" w:hAnsi="Calibri"/>
            <w:noProof/>
            <w:kern w:val="2"/>
            <w:sz w:val="22"/>
            <w:szCs w:val="22"/>
          </w:rPr>
          <w:tab/>
        </w:r>
        <w:r w:rsidR="0082601E" w:rsidRPr="002C2DA0">
          <w:rPr>
            <w:rStyle w:val="Hyperlink"/>
            <w:rFonts w:eastAsia="SimSun"/>
            <w:noProof/>
          </w:rPr>
          <w:t>AngularJS API</w:t>
        </w:r>
        <w:r w:rsidR="0082601E">
          <w:rPr>
            <w:noProof/>
            <w:webHidden/>
          </w:rPr>
          <w:tab/>
        </w:r>
        <w:r w:rsidR="0082601E">
          <w:rPr>
            <w:noProof/>
            <w:webHidden/>
          </w:rPr>
          <w:fldChar w:fldCharType="begin"/>
        </w:r>
        <w:r w:rsidR="0082601E">
          <w:rPr>
            <w:noProof/>
            <w:webHidden/>
          </w:rPr>
          <w:instrText xml:space="preserve"> PAGEREF _Toc152895933 \h </w:instrText>
        </w:r>
        <w:r w:rsidR="0082601E">
          <w:rPr>
            <w:noProof/>
            <w:webHidden/>
          </w:rPr>
        </w:r>
        <w:r w:rsidR="0082601E">
          <w:rPr>
            <w:noProof/>
            <w:webHidden/>
          </w:rPr>
          <w:fldChar w:fldCharType="separate"/>
        </w:r>
        <w:r w:rsidR="005635CE">
          <w:rPr>
            <w:noProof/>
            <w:webHidden/>
          </w:rPr>
          <w:t>39</w:t>
        </w:r>
        <w:r w:rsidR="0082601E">
          <w:rPr>
            <w:noProof/>
            <w:webHidden/>
          </w:rPr>
          <w:fldChar w:fldCharType="end"/>
        </w:r>
      </w:hyperlink>
    </w:p>
    <w:p w14:paraId="7741BC75"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4" w:history="1">
        <w:r w:rsidR="0082601E" w:rsidRPr="002C2DA0">
          <w:rPr>
            <w:rStyle w:val="Hyperlink"/>
            <w:rFonts w:eastAsia="SimSun"/>
            <w:noProof/>
          </w:rPr>
          <w:t>2.1.20</w:t>
        </w:r>
        <w:r w:rsidR="0082601E" w:rsidRPr="00E322FD">
          <w:rPr>
            <w:rFonts w:ascii="Calibri" w:hAnsi="Calibri"/>
            <w:noProof/>
            <w:kern w:val="2"/>
            <w:sz w:val="22"/>
            <w:szCs w:val="22"/>
          </w:rPr>
          <w:tab/>
        </w:r>
        <w:r w:rsidR="0082601E" w:rsidRPr="002C2DA0">
          <w:rPr>
            <w:rStyle w:val="Hyperlink"/>
            <w:rFonts w:eastAsia="SimSun"/>
            <w:noProof/>
          </w:rPr>
          <w:t>AngularJS W3.CSS</w:t>
        </w:r>
        <w:r w:rsidR="0082601E">
          <w:rPr>
            <w:noProof/>
            <w:webHidden/>
          </w:rPr>
          <w:tab/>
        </w:r>
        <w:r w:rsidR="0082601E">
          <w:rPr>
            <w:noProof/>
            <w:webHidden/>
          </w:rPr>
          <w:fldChar w:fldCharType="begin"/>
        </w:r>
        <w:r w:rsidR="0082601E">
          <w:rPr>
            <w:noProof/>
            <w:webHidden/>
          </w:rPr>
          <w:instrText xml:space="preserve"> PAGEREF _Toc152895934 \h </w:instrText>
        </w:r>
        <w:r w:rsidR="0082601E">
          <w:rPr>
            <w:noProof/>
            <w:webHidden/>
          </w:rPr>
        </w:r>
        <w:r w:rsidR="0082601E">
          <w:rPr>
            <w:noProof/>
            <w:webHidden/>
          </w:rPr>
          <w:fldChar w:fldCharType="separate"/>
        </w:r>
        <w:r w:rsidR="005635CE">
          <w:rPr>
            <w:noProof/>
            <w:webHidden/>
          </w:rPr>
          <w:t>40</w:t>
        </w:r>
        <w:r w:rsidR="0082601E">
          <w:rPr>
            <w:noProof/>
            <w:webHidden/>
          </w:rPr>
          <w:fldChar w:fldCharType="end"/>
        </w:r>
      </w:hyperlink>
    </w:p>
    <w:p w14:paraId="2FE7DE26"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5" w:history="1">
        <w:r w:rsidR="0082601E" w:rsidRPr="002C2DA0">
          <w:rPr>
            <w:rStyle w:val="Hyperlink"/>
            <w:rFonts w:eastAsia="SimSun"/>
            <w:noProof/>
          </w:rPr>
          <w:t>2.1.21</w:t>
        </w:r>
        <w:r w:rsidR="0082601E" w:rsidRPr="00E322FD">
          <w:rPr>
            <w:rFonts w:ascii="Calibri" w:hAnsi="Calibri"/>
            <w:noProof/>
            <w:kern w:val="2"/>
            <w:sz w:val="22"/>
            <w:szCs w:val="22"/>
          </w:rPr>
          <w:tab/>
        </w:r>
        <w:r w:rsidR="0082601E" w:rsidRPr="002C2DA0">
          <w:rPr>
            <w:rStyle w:val="Hyperlink"/>
            <w:rFonts w:eastAsia="SimSun"/>
            <w:noProof/>
          </w:rPr>
          <w:t>AngularJS Includes</w:t>
        </w:r>
        <w:r w:rsidR="0082601E">
          <w:rPr>
            <w:noProof/>
            <w:webHidden/>
          </w:rPr>
          <w:tab/>
        </w:r>
        <w:r w:rsidR="0082601E">
          <w:rPr>
            <w:noProof/>
            <w:webHidden/>
          </w:rPr>
          <w:fldChar w:fldCharType="begin"/>
        </w:r>
        <w:r w:rsidR="0082601E">
          <w:rPr>
            <w:noProof/>
            <w:webHidden/>
          </w:rPr>
          <w:instrText xml:space="preserve"> PAGEREF _Toc152895935 \h </w:instrText>
        </w:r>
        <w:r w:rsidR="0082601E">
          <w:rPr>
            <w:noProof/>
            <w:webHidden/>
          </w:rPr>
        </w:r>
        <w:r w:rsidR="0082601E">
          <w:rPr>
            <w:noProof/>
            <w:webHidden/>
          </w:rPr>
          <w:fldChar w:fldCharType="separate"/>
        </w:r>
        <w:r w:rsidR="005635CE">
          <w:rPr>
            <w:noProof/>
            <w:webHidden/>
          </w:rPr>
          <w:t>40</w:t>
        </w:r>
        <w:r w:rsidR="0082601E">
          <w:rPr>
            <w:noProof/>
            <w:webHidden/>
          </w:rPr>
          <w:fldChar w:fldCharType="end"/>
        </w:r>
      </w:hyperlink>
    </w:p>
    <w:p w14:paraId="6D422534"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6" w:history="1">
        <w:r w:rsidR="0082601E" w:rsidRPr="002C2DA0">
          <w:rPr>
            <w:rStyle w:val="Hyperlink"/>
            <w:rFonts w:eastAsia="SimSun"/>
            <w:noProof/>
          </w:rPr>
          <w:t>2.1.22</w:t>
        </w:r>
        <w:r w:rsidR="0082601E" w:rsidRPr="00E322FD">
          <w:rPr>
            <w:rFonts w:ascii="Calibri" w:hAnsi="Calibri"/>
            <w:noProof/>
            <w:kern w:val="2"/>
            <w:sz w:val="22"/>
            <w:szCs w:val="22"/>
          </w:rPr>
          <w:tab/>
        </w:r>
        <w:r w:rsidR="0082601E" w:rsidRPr="002C2DA0">
          <w:rPr>
            <w:rStyle w:val="Hyperlink"/>
            <w:rFonts w:eastAsia="SimSun"/>
            <w:noProof/>
          </w:rPr>
          <w:t>AngularJS Animations</w:t>
        </w:r>
        <w:r w:rsidR="0082601E">
          <w:rPr>
            <w:noProof/>
            <w:webHidden/>
          </w:rPr>
          <w:tab/>
        </w:r>
        <w:r w:rsidR="0082601E">
          <w:rPr>
            <w:noProof/>
            <w:webHidden/>
          </w:rPr>
          <w:fldChar w:fldCharType="begin"/>
        </w:r>
        <w:r w:rsidR="0082601E">
          <w:rPr>
            <w:noProof/>
            <w:webHidden/>
          </w:rPr>
          <w:instrText xml:space="preserve"> PAGEREF _Toc152895936 \h </w:instrText>
        </w:r>
        <w:r w:rsidR="0082601E">
          <w:rPr>
            <w:noProof/>
            <w:webHidden/>
          </w:rPr>
        </w:r>
        <w:r w:rsidR="0082601E">
          <w:rPr>
            <w:noProof/>
            <w:webHidden/>
          </w:rPr>
          <w:fldChar w:fldCharType="separate"/>
        </w:r>
        <w:r w:rsidR="005635CE">
          <w:rPr>
            <w:noProof/>
            <w:webHidden/>
          </w:rPr>
          <w:t>41</w:t>
        </w:r>
        <w:r w:rsidR="0082601E">
          <w:rPr>
            <w:noProof/>
            <w:webHidden/>
          </w:rPr>
          <w:fldChar w:fldCharType="end"/>
        </w:r>
      </w:hyperlink>
    </w:p>
    <w:p w14:paraId="1D9A2E15"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7" w:history="1">
        <w:r w:rsidR="0082601E" w:rsidRPr="002C2DA0">
          <w:rPr>
            <w:rStyle w:val="Hyperlink"/>
            <w:rFonts w:eastAsia="SimSun"/>
            <w:noProof/>
          </w:rPr>
          <w:t>2.1.23</w:t>
        </w:r>
        <w:r w:rsidR="0082601E" w:rsidRPr="00E322FD">
          <w:rPr>
            <w:rFonts w:ascii="Calibri" w:hAnsi="Calibri"/>
            <w:noProof/>
            <w:kern w:val="2"/>
            <w:sz w:val="22"/>
            <w:szCs w:val="22"/>
          </w:rPr>
          <w:tab/>
        </w:r>
        <w:r w:rsidR="0082601E" w:rsidRPr="002C2DA0">
          <w:rPr>
            <w:rStyle w:val="Hyperlink"/>
            <w:rFonts w:eastAsia="SimSun"/>
            <w:noProof/>
          </w:rPr>
          <w:t>AngularJS Routing</w:t>
        </w:r>
        <w:r w:rsidR="0082601E">
          <w:rPr>
            <w:noProof/>
            <w:webHidden/>
          </w:rPr>
          <w:tab/>
        </w:r>
        <w:r w:rsidR="0082601E">
          <w:rPr>
            <w:noProof/>
            <w:webHidden/>
          </w:rPr>
          <w:fldChar w:fldCharType="begin"/>
        </w:r>
        <w:r w:rsidR="0082601E">
          <w:rPr>
            <w:noProof/>
            <w:webHidden/>
          </w:rPr>
          <w:instrText xml:space="preserve"> PAGEREF _Toc152895937 \h </w:instrText>
        </w:r>
        <w:r w:rsidR="0082601E">
          <w:rPr>
            <w:noProof/>
            <w:webHidden/>
          </w:rPr>
        </w:r>
        <w:r w:rsidR="0082601E">
          <w:rPr>
            <w:noProof/>
            <w:webHidden/>
          </w:rPr>
          <w:fldChar w:fldCharType="separate"/>
        </w:r>
        <w:r w:rsidR="005635CE">
          <w:rPr>
            <w:noProof/>
            <w:webHidden/>
          </w:rPr>
          <w:t>41</w:t>
        </w:r>
        <w:r w:rsidR="0082601E">
          <w:rPr>
            <w:noProof/>
            <w:webHidden/>
          </w:rPr>
          <w:fldChar w:fldCharType="end"/>
        </w:r>
      </w:hyperlink>
    </w:p>
    <w:p w14:paraId="3EE6AE93"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38" w:history="1">
        <w:r w:rsidR="0082601E" w:rsidRPr="002C2DA0">
          <w:rPr>
            <w:rStyle w:val="Hyperlink"/>
            <w:rFonts w:eastAsia="SimSun"/>
            <w:noProof/>
          </w:rPr>
          <w:t>2.1.24</w:t>
        </w:r>
        <w:r w:rsidR="0082601E" w:rsidRPr="00E322FD">
          <w:rPr>
            <w:rFonts w:ascii="Calibri" w:hAnsi="Calibri"/>
            <w:noProof/>
            <w:kern w:val="2"/>
            <w:sz w:val="22"/>
            <w:szCs w:val="22"/>
          </w:rPr>
          <w:tab/>
        </w:r>
        <w:r w:rsidR="0082601E" w:rsidRPr="002C2DA0">
          <w:rPr>
            <w:rStyle w:val="Hyperlink"/>
            <w:rFonts w:eastAsia="SimSun"/>
            <w:noProof/>
          </w:rPr>
          <w:t>AngularJS Application</w:t>
        </w:r>
        <w:r w:rsidR="0082601E">
          <w:rPr>
            <w:noProof/>
            <w:webHidden/>
          </w:rPr>
          <w:tab/>
        </w:r>
        <w:r w:rsidR="0082601E">
          <w:rPr>
            <w:noProof/>
            <w:webHidden/>
          </w:rPr>
          <w:fldChar w:fldCharType="begin"/>
        </w:r>
        <w:r w:rsidR="0082601E">
          <w:rPr>
            <w:noProof/>
            <w:webHidden/>
          </w:rPr>
          <w:instrText xml:space="preserve"> PAGEREF _Toc152895938 \h </w:instrText>
        </w:r>
        <w:r w:rsidR="0082601E">
          <w:rPr>
            <w:noProof/>
            <w:webHidden/>
          </w:rPr>
        </w:r>
        <w:r w:rsidR="0082601E">
          <w:rPr>
            <w:noProof/>
            <w:webHidden/>
          </w:rPr>
          <w:fldChar w:fldCharType="separate"/>
        </w:r>
        <w:r w:rsidR="005635CE">
          <w:rPr>
            <w:noProof/>
            <w:webHidden/>
          </w:rPr>
          <w:t>42</w:t>
        </w:r>
        <w:r w:rsidR="0082601E">
          <w:rPr>
            <w:noProof/>
            <w:webHidden/>
          </w:rPr>
          <w:fldChar w:fldCharType="end"/>
        </w:r>
      </w:hyperlink>
    </w:p>
    <w:p w14:paraId="32C41A2A"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39" w:history="1">
        <w:r w:rsidR="0082601E" w:rsidRPr="002C2DA0">
          <w:rPr>
            <w:rStyle w:val="Hyperlink"/>
            <w:rFonts w:eastAsia="SimSun"/>
            <w:noProof/>
          </w:rPr>
          <w:t>2.2</w:t>
        </w:r>
        <w:r w:rsidR="0082601E" w:rsidRPr="00E322FD">
          <w:rPr>
            <w:rFonts w:ascii="Calibri" w:hAnsi="Calibri"/>
            <w:noProof/>
            <w:kern w:val="2"/>
            <w:sz w:val="22"/>
            <w:szCs w:val="22"/>
          </w:rPr>
          <w:tab/>
        </w:r>
        <w:r w:rsidR="0082601E" w:rsidRPr="002C2DA0">
          <w:rPr>
            <w:rStyle w:val="Hyperlink"/>
            <w:rFonts w:eastAsia="SimSun"/>
            <w:noProof/>
          </w:rPr>
          <w:t>PHP &amp; MySQL</w:t>
        </w:r>
        <w:r w:rsidR="0082601E">
          <w:rPr>
            <w:noProof/>
            <w:webHidden/>
          </w:rPr>
          <w:tab/>
        </w:r>
        <w:r w:rsidR="0082601E">
          <w:rPr>
            <w:noProof/>
            <w:webHidden/>
          </w:rPr>
          <w:fldChar w:fldCharType="begin"/>
        </w:r>
        <w:r w:rsidR="0082601E">
          <w:rPr>
            <w:noProof/>
            <w:webHidden/>
          </w:rPr>
          <w:instrText xml:space="preserve"> PAGEREF _Toc152895939 \h </w:instrText>
        </w:r>
        <w:r w:rsidR="0082601E">
          <w:rPr>
            <w:noProof/>
            <w:webHidden/>
          </w:rPr>
        </w:r>
        <w:r w:rsidR="0082601E">
          <w:rPr>
            <w:noProof/>
            <w:webHidden/>
          </w:rPr>
          <w:fldChar w:fldCharType="separate"/>
        </w:r>
        <w:r w:rsidR="005635CE">
          <w:rPr>
            <w:noProof/>
            <w:webHidden/>
          </w:rPr>
          <w:t>42</w:t>
        </w:r>
        <w:r w:rsidR="0082601E">
          <w:rPr>
            <w:noProof/>
            <w:webHidden/>
          </w:rPr>
          <w:fldChar w:fldCharType="end"/>
        </w:r>
      </w:hyperlink>
    </w:p>
    <w:p w14:paraId="282C9227"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0" w:history="1">
        <w:r w:rsidR="0082601E" w:rsidRPr="002C2DA0">
          <w:rPr>
            <w:rStyle w:val="Hyperlink"/>
            <w:rFonts w:eastAsia="SimSun"/>
            <w:noProof/>
          </w:rPr>
          <w:t>2.2.1</w:t>
        </w:r>
        <w:r w:rsidR="0082601E" w:rsidRPr="00E322FD">
          <w:rPr>
            <w:rFonts w:ascii="Calibri" w:hAnsi="Calibri"/>
            <w:noProof/>
            <w:kern w:val="2"/>
            <w:sz w:val="22"/>
            <w:szCs w:val="22"/>
          </w:rPr>
          <w:tab/>
        </w:r>
        <w:r w:rsidR="0082601E" w:rsidRPr="002C2DA0">
          <w:rPr>
            <w:rStyle w:val="Hyperlink"/>
            <w:rFonts w:eastAsia="SimSun"/>
            <w:noProof/>
          </w:rPr>
          <w:t>PHP Connect to MySQL</w:t>
        </w:r>
        <w:r w:rsidR="0082601E">
          <w:rPr>
            <w:noProof/>
            <w:webHidden/>
          </w:rPr>
          <w:tab/>
        </w:r>
        <w:r w:rsidR="0082601E">
          <w:rPr>
            <w:noProof/>
            <w:webHidden/>
          </w:rPr>
          <w:fldChar w:fldCharType="begin"/>
        </w:r>
        <w:r w:rsidR="0082601E">
          <w:rPr>
            <w:noProof/>
            <w:webHidden/>
          </w:rPr>
          <w:instrText xml:space="preserve"> PAGEREF _Toc152895940 \h </w:instrText>
        </w:r>
        <w:r w:rsidR="0082601E">
          <w:rPr>
            <w:noProof/>
            <w:webHidden/>
          </w:rPr>
        </w:r>
        <w:r w:rsidR="0082601E">
          <w:rPr>
            <w:noProof/>
            <w:webHidden/>
          </w:rPr>
          <w:fldChar w:fldCharType="separate"/>
        </w:r>
        <w:r w:rsidR="005635CE">
          <w:rPr>
            <w:noProof/>
            <w:webHidden/>
          </w:rPr>
          <w:t>42</w:t>
        </w:r>
        <w:r w:rsidR="0082601E">
          <w:rPr>
            <w:noProof/>
            <w:webHidden/>
          </w:rPr>
          <w:fldChar w:fldCharType="end"/>
        </w:r>
      </w:hyperlink>
    </w:p>
    <w:p w14:paraId="50EFB44A"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1" w:history="1">
        <w:r w:rsidR="0082601E" w:rsidRPr="002C2DA0">
          <w:rPr>
            <w:rStyle w:val="Hyperlink"/>
            <w:rFonts w:eastAsia="SimSun"/>
            <w:noProof/>
          </w:rPr>
          <w:t>2.2.2</w:t>
        </w:r>
        <w:r w:rsidR="0082601E" w:rsidRPr="00E322FD">
          <w:rPr>
            <w:rFonts w:ascii="Calibri" w:hAnsi="Calibri"/>
            <w:noProof/>
            <w:kern w:val="2"/>
            <w:sz w:val="22"/>
            <w:szCs w:val="22"/>
          </w:rPr>
          <w:tab/>
        </w:r>
        <w:r w:rsidR="0082601E" w:rsidRPr="002C2DA0">
          <w:rPr>
            <w:rStyle w:val="Hyperlink"/>
            <w:rFonts w:eastAsia="SimSun"/>
            <w:noProof/>
          </w:rPr>
          <w:t>PHP Create a MySQL Database</w:t>
        </w:r>
        <w:r w:rsidR="0082601E">
          <w:rPr>
            <w:noProof/>
            <w:webHidden/>
          </w:rPr>
          <w:tab/>
        </w:r>
        <w:r w:rsidR="0082601E">
          <w:rPr>
            <w:noProof/>
            <w:webHidden/>
          </w:rPr>
          <w:fldChar w:fldCharType="begin"/>
        </w:r>
        <w:r w:rsidR="0082601E">
          <w:rPr>
            <w:noProof/>
            <w:webHidden/>
          </w:rPr>
          <w:instrText xml:space="preserve"> PAGEREF _Toc152895941 \h </w:instrText>
        </w:r>
        <w:r w:rsidR="0082601E">
          <w:rPr>
            <w:noProof/>
            <w:webHidden/>
          </w:rPr>
        </w:r>
        <w:r w:rsidR="0082601E">
          <w:rPr>
            <w:noProof/>
            <w:webHidden/>
          </w:rPr>
          <w:fldChar w:fldCharType="separate"/>
        </w:r>
        <w:r w:rsidR="005635CE">
          <w:rPr>
            <w:noProof/>
            <w:webHidden/>
          </w:rPr>
          <w:t>43</w:t>
        </w:r>
        <w:r w:rsidR="0082601E">
          <w:rPr>
            <w:noProof/>
            <w:webHidden/>
          </w:rPr>
          <w:fldChar w:fldCharType="end"/>
        </w:r>
      </w:hyperlink>
    </w:p>
    <w:p w14:paraId="16E457B9"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2" w:history="1">
        <w:r w:rsidR="0082601E" w:rsidRPr="002C2DA0">
          <w:rPr>
            <w:rStyle w:val="Hyperlink"/>
            <w:rFonts w:eastAsia="SimSun"/>
            <w:noProof/>
          </w:rPr>
          <w:t>2.2.3</w:t>
        </w:r>
        <w:r w:rsidR="0082601E" w:rsidRPr="00E322FD">
          <w:rPr>
            <w:rFonts w:ascii="Calibri" w:hAnsi="Calibri"/>
            <w:noProof/>
            <w:kern w:val="2"/>
            <w:sz w:val="22"/>
            <w:szCs w:val="22"/>
          </w:rPr>
          <w:tab/>
        </w:r>
        <w:r w:rsidR="0082601E" w:rsidRPr="002C2DA0">
          <w:rPr>
            <w:rStyle w:val="Hyperlink"/>
            <w:rFonts w:eastAsia="SimSun"/>
            <w:noProof/>
          </w:rPr>
          <w:t>PHP MySQL Create Table</w:t>
        </w:r>
        <w:r w:rsidR="0082601E">
          <w:rPr>
            <w:noProof/>
            <w:webHidden/>
          </w:rPr>
          <w:tab/>
        </w:r>
        <w:r w:rsidR="0082601E">
          <w:rPr>
            <w:noProof/>
            <w:webHidden/>
          </w:rPr>
          <w:fldChar w:fldCharType="begin"/>
        </w:r>
        <w:r w:rsidR="0082601E">
          <w:rPr>
            <w:noProof/>
            <w:webHidden/>
          </w:rPr>
          <w:instrText xml:space="preserve"> PAGEREF _Toc152895942 \h </w:instrText>
        </w:r>
        <w:r w:rsidR="0082601E">
          <w:rPr>
            <w:noProof/>
            <w:webHidden/>
          </w:rPr>
        </w:r>
        <w:r w:rsidR="0082601E">
          <w:rPr>
            <w:noProof/>
            <w:webHidden/>
          </w:rPr>
          <w:fldChar w:fldCharType="separate"/>
        </w:r>
        <w:r w:rsidR="005635CE">
          <w:rPr>
            <w:noProof/>
            <w:webHidden/>
          </w:rPr>
          <w:t>44</w:t>
        </w:r>
        <w:r w:rsidR="0082601E">
          <w:rPr>
            <w:noProof/>
            <w:webHidden/>
          </w:rPr>
          <w:fldChar w:fldCharType="end"/>
        </w:r>
      </w:hyperlink>
    </w:p>
    <w:p w14:paraId="510609B5"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3" w:history="1">
        <w:r w:rsidR="0082601E" w:rsidRPr="002C2DA0">
          <w:rPr>
            <w:rStyle w:val="Hyperlink"/>
            <w:rFonts w:eastAsia="SimSun"/>
            <w:noProof/>
          </w:rPr>
          <w:t>2.2.4</w:t>
        </w:r>
        <w:r w:rsidR="0082601E" w:rsidRPr="00E322FD">
          <w:rPr>
            <w:rFonts w:ascii="Calibri" w:hAnsi="Calibri"/>
            <w:noProof/>
            <w:kern w:val="2"/>
            <w:sz w:val="22"/>
            <w:szCs w:val="22"/>
          </w:rPr>
          <w:tab/>
        </w:r>
        <w:r w:rsidR="0082601E" w:rsidRPr="002C2DA0">
          <w:rPr>
            <w:rStyle w:val="Hyperlink"/>
            <w:rFonts w:eastAsia="SimSun"/>
            <w:noProof/>
          </w:rPr>
          <w:t>PHP MySQL Insert Data</w:t>
        </w:r>
        <w:r w:rsidR="0082601E">
          <w:rPr>
            <w:noProof/>
            <w:webHidden/>
          </w:rPr>
          <w:tab/>
        </w:r>
        <w:r w:rsidR="0082601E">
          <w:rPr>
            <w:noProof/>
            <w:webHidden/>
          </w:rPr>
          <w:fldChar w:fldCharType="begin"/>
        </w:r>
        <w:r w:rsidR="0082601E">
          <w:rPr>
            <w:noProof/>
            <w:webHidden/>
          </w:rPr>
          <w:instrText xml:space="preserve"> PAGEREF _Toc152895943 \h </w:instrText>
        </w:r>
        <w:r w:rsidR="0082601E">
          <w:rPr>
            <w:noProof/>
            <w:webHidden/>
          </w:rPr>
        </w:r>
        <w:r w:rsidR="0082601E">
          <w:rPr>
            <w:noProof/>
            <w:webHidden/>
          </w:rPr>
          <w:fldChar w:fldCharType="separate"/>
        </w:r>
        <w:r w:rsidR="005635CE">
          <w:rPr>
            <w:noProof/>
            <w:webHidden/>
          </w:rPr>
          <w:t>44</w:t>
        </w:r>
        <w:r w:rsidR="0082601E">
          <w:rPr>
            <w:noProof/>
            <w:webHidden/>
          </w:rPr>
          <w:fldChar w:fldCharType="end"/>
        </w:r>
      </w:hyperlink>
    </w:p>
    <w:p w14:paraId="6FAF32C0"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4" w:history="1">
        <w:r w:rsidR="0082601E" w:rsidRPr="002C2DA0">
          <w:rPr>
            <w:rStyle w:val="Hyperlink"/>
            <w:rFonts w:eastAsia="SimSun"/>
            <w:noProof/>
          </w:rPr>
          <w:t>2.2.5</w:t>
        </w:r>
        <w:r w:rsidR="0082601E" w:rsidRPr="00E322FD">
          <w:rPr>
            <w:rFonts w:ascii="Calibri" w:hAnsi="Calibri"/>
            <w:noProof/>
            <w:kern w:val="2"/>
            <w:sz w:val="22"/>
            <w:szCs w:val="22"/>
          </w:rPr>
          <w:tab/>
        </w:r>
        <w:r w:rsidR="0082601E" w:rsidRPr="002C2DA0">
          <w:rPr>
            <w:rStyle w:val="Hyperlink"/>
            <w:rFonts w:eastAsia="SimSun"/>
            <w:noProof/>
          </w:rPr>
          <w:t>PHP MySQL Get Last Inserted ID</w:t>
        </w:r>
        <w:r w:rsidR="0082601E">
          <w:rPr>
            <w:noProof/>
            <w:webHidden/>
          </w:rPr>
          <w:tab/>
        </w:r>
        <w:r w:rsidR="0082601E">
          <w:rPr>
            <w:noProof/>
            <w:webHidden/>
          </w:rPr>
          <w:fldChar w:fldCharType="begin"/>
        </w:r>
        <w:r w:rsidR="0082601E">
          <w:rPr>
            <w:noProof/>
            <w:webHidden/>
          </w:rPr>
          <w:instrText xml:space="preserve"> PAGEREF _Toc152895944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2F3AF353"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5" w:history="1">
        <w:r w:rsidR="0082601E" w:rsidRPr="002C2DA0">
          <w:rPr>
            <w:rStyle w:val="Hyperlink"/>
            <w:rFonts w:eastAsia="SimSun"/>
            <w:noProof/>
          </w:rPr>
          <w:t>2.2.6</w:t>
        </w:r>
        <w:r w:rsidR="0082601E" w:rsidRPr="00E322FD">
          <w:rPr>
            <w:rFonts w:ascii="Calibri" w:hAnsi="Calibri"/>
            <w:noProof/>
            <w:kern w:val="2"/>
            <w:sz w:val="22"/>
            <w:szCs w:val="22"/>
          </w:rPr>
          <w:tab/>
        </w:r>
        <w:r w:rsidR="0082601E" w:rsidRPr="002C2DA0">
          <w:rPr>
            <w:rStyle w:val="Hyperlink"/>
            <w:rFonts w:eastAsia="SimSun"/>
            <w:noProof/>
          </w:rPr>
          <w:t>PHP MySQL Select Data</w:t>
        </w:r>
        <w:r w:rsidR="0082601E">
          <w:rPr>
            <w:noProof/>
            <w:webHidden/>
          </w:rPr>
          <w:tab/>
        </w:r>
        <w:r w:rsidR="0082601E">
          <w:rPr>
            <w:noProof/>
            <w:webHidden/>
          </w:rPr>
          <w:fldChar w:fldCharType="begin"/>
        </w:r>
        <w:r w:rsidR="0082601E">
          <w:rPr>
            <w:noProof/>
            <w:webHidden/>
          </w:rPr>
          <w:instrText xml:space="preserve"> PAGEREF _Toc152895945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03958F7F"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6" w:history="1">
        <w:r w:rsidR="0082601E" w:rsidRPr="002C2DA0">
          <w:rPr>
            <w:rStyle w:val="Hyperlink"/>
            <w:rFonts w:eastAsia="SimSun"/>
            <w:noProof/>
          </w:rPr>
          <w:t>2.2.7</w:t>
        </w:r>
        <w:r w:rsidR="0082601E" w:rsidRPr="00E322FD">
          <w:rPr>
            <w:rFonts w:ascii="Calibri" w:hAnsi="Calibri"/>
            <w:noProof/>
            <w:kern w:val="2"/>
            <w:sz w:val="22"/>
            <w:szCs w:val="22"/>
          </w:rPr>
          <w:tab/>
        </w:r>
        <w:r w:rsidR="0082601E" w:rsidRPr="002C2DA0">
          <w:rPr>
            <w:rStyle w:val="Hyperlink"/>
            <w:rFonts w:eastAsia="SimSun"/>
            <w:noProof/>
          </w:rPr>
          <w:t>PHP MySQL Use The WHERE Clause</w:t>
        </w:r>
        <w:r w:rsidR="0082601E">
          <w:rPr>
            <w:noProof/>
            <w:webHidden/>
          </w:rPr>
          <w:tab/>
        </w:r>
        <w:r w:rsidR="0082601E">
          <w:rPr>
            <w:noProof/>
            <w:webHidden/>
          </w:rPr>
          <w:fldChar w:fldCharType="begin"/>
        </w:r>
        <w:r w:rsidR="0082601E">
          <w:rPr>
            <w:noProof/>
            <w:webHidden/>
          </w:rPr>
          <w:instrText xml:space="preserve"> PAGEREF _Toc152895946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1BAEB489"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7" w:history="1">
        <w:r w:rsidR="0082601E" w:rsidRPr="002C2DA0">
          <w:rPr>
            <w:rStyle w:val="Hyperlink"/>
            <w:rFonts w:eastAsia="SimSun"/>
            <w:noProof/>
          </w:rPr>
          <w:t>2.2.8</w:t>
        </w:r>
        <w:r w:rsidR="0082601E" w:rsidRPr="00E322FD">
          <w:rPr>
            <w:rFonts w:ascii="Calibri" w:hAnsi="Calibri"/>
            <w:noProof/>
            <w:kern w:val="2"/>
            <w:sz w:val="22"/>
            <w:szCs w:val="22"/>
          </w:rPr>
          <w:tab/>
        </w:r>
        <w:r w:rsidR="0082601E" w:rsidRPr="002C2DA0">
          <w:rPr>
            <w:rStyle w:val="Hyperlink"/>
            <w:rFonts w:eastAsia="SimSun"/>
            <w:noProof/>
          </w:rPr>
          <w:t>PHP MySQL Use The ORDER BY Clause</w:t>
        </w:r>
        <w:r w:rsidR="0082601E">
          <w:rPr>
            <w:noProof/>
            <w:webHidden/>
          </w:rPr>
          <w:tab/>
        </w:r>
        <w:r w:rsidR="0082601E">
          <w:rPr>
            <w:noProof/>
            <w:webHidden/>
          </w:rPr>
          <w:fldChar w:fldCharType="begin"/>
        </w:r>
        <w:r w:rsidR="0082601E">
          <w:rPr>
            <w:noProof/>
            <w:webHidden/>
          </w:rPr>
          <w:instrText xml:space="preserve"> PAGEREF _Toc152895947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1850A47E"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48" w:history="1">
        <w:r w:rsidR="0082601E" w:rsidRPr="002C2DA0">
          <w:rPr>
            <w:rStyle w:val="Hyperlink"/>
            <w:rFonts w:eastAsia="SimSun"/>
            <w:noProof/>
          </w:rPr>
          <w:t>2.2.9</w:t>
        </w:r>
        <w:r w:rsidR="0082601E" w:rsidRPr="00E322FD">
          <w:rPr>
            <w:rFonts w:ascii="Calibri" w:hAnsi="Calibri"/>
            <w:noProof/>
            <w:kern w:val="2"/>
            <w:sz w:val="22"/>
            <w:szCs w:val="22"/>
          </w:rPr>
          <w:tab/>
        </w:r>
        <w:r w:rsidR="0082601E" w:rsidRPr="002C2DA0">
          <w:rPr>
            <w:rStyle w:val="Hyperlink"/>
            <w:rFonts w:eastAsia="SimSun"/>
            <w:noProof/>
          </w:rPr>
          <w:t>PHP MySQL Delete Data</w:t>
        </w:r>
        <w:r w:rsidR="0082601E">
          <w:rPr>
            <w:noProof/>
            <w:webHidden/>
          </w:rPr>
          <w:tab/>
        </w:r>
        <w:r w:rsidR="0082601E">
          <w:rPr>
            <w:noProof/>
            <w:webHidden/>
          </w:rPr>
          <w:fldChar w:fldCharType="begin"/>
        </w:r>
        <w:r w:rsidR="0082601E">
          <w:rPr>
            <w:noProof/>
            <w:webHidden/>
          </w:rPr>
          <w:instrText xml:space="preserve"> PAGEREF _Toc152895948 \h </w:instrText>
        </w:r>
        <w:r w:rsidR="0082601E">
          <w:rPr>
            <w:noProof/>
            <w:webHidden/>
          </w:rPr>
        </w:r>
        <w:r w:rsidR="0082601E">
          <w:rPr>
            <w:noProof/>
            <w:webHidden/>
          </w:rPr>
          <w:fldChar w:fldCharType="separate"/>
        </w:r>
        <w:r w:rsidR="005635CE">
          <w:rPr>
            <w:noProof/>
            <w:webHidden/>
          </w:rPr>
          <w:t>45</w:t>
        </w:r>
        <w:r w:rsidR="0082601E">
          <w:rPr>
            <w:noProof/>
            <w:webHidden/>
          </w:rPr>
          <w:fldChar w:fldCharType="end"/>
        </w:r>
      </w:hyperlink>
    </w:p>
    <w:p w14:paraId="68C33C81" w14:textId="77777777" w:rsidR="0082601E" w:rsidRPr="00E322FD" w:rsidRDefault="00000000">
      <w:pPr>
        <w:pStyle w:val="TOC3"/>
        <w:tabs>
          <w:tab w:val="left" w:pos="1540"/>
          <w:tab w:val="right" w:leader="dot" w:pos="9062"/>
        </w:tabs>
        <w:rPr>
          <w:rFonts w:ascii="Calibri" w:hAnsi="Calibri"/>
          <w:noProof/>
          <w:kern w:val="2"/>
          <w:sz w:val="22"/>
          <w:szCs w:val="22"/>
        </w:rPr>
      </w:pPr>
      <w:hyperlink w:anchor="_Toc152895949" w:history="1">
        <w:r w:rsidR="0082601E" w:rsidRPr="002C2DA0">
          <w:rPr>
            <w:rStyle w:val="Hyperlink"/>
            <w:rFonts w:eastAsia="SimSun"/>
            <w:noProof/>
          </w:rPr>
          <w:t>2.2.10</w:t>
        </w:r>
        <w:r w:rsidR="0082601E" w:rsidRPr="00E322FD">
          <w:rPr>
            <w:rFonts w:ascii="Calibri" w:hAnsi="Calibri"/>
            <w:noProof/>
            <w:kern w:val="2"/>
            <w:sz w:val="22"/>
            <w:szCs w:val="22"/>
          </w:rPr>
          <w:tab/>
        </w:r>
        <w:r w:rsidR="0082601E" w:rsidRPr="002C2DA0">
          <w:rPr>
            <w:rStyle w:val="Hyperlink"/>
            <w:rFonts w:eastAsia="SimSun"/>
            <w:noProof/>
          </w:rPr>
          <w:t>PHP MySQL Update Data</w:t>
        </w:r>
        <w:r w:rsidR="0082601E">
          <w:rPr>
            <w:noProof/>
            <w:webHidden/>
          </w:rPr>
          <w:tab/>
        </w:r>
        <w:r w:rsidR="0082601E">
          <w:rPr>
            <w:noProof/>
            <w:webHidden/>
          </w:rPr>
          <w:fldChar w:fldCharType="begin"/>
        </w:r>
        <w:r w:rsidR="0082601E">
          <w:rPr>
            <w:noProof/>
            <w:webHidden/>
          </w:rPr>
          <w:instrText xml:space="preserve"> PAGEREF _Toc152895949 \h </w:instrText>
        </w:r>
        <w:r w:rsidR="0082601E">
          <w:rPr>
            <w:noProof/>
            <w:webHidden/>
          </w:rPr>
        </w:r>
        <w:r w:rsidR="0082601E">
          <w:rPr>
            <w:noProof/>
            <w:webHidden/>
          </w:rPr>
          <w:fldChar w:fldCharType="separate"/>
        </w:r>
        <w:r w:rsidR="005635CE">
          <w:rPr>
            <w:noProof/>
            <w:webHidden/>
          </w:rPr>
          <w:t>46</w:t>
        </w:r>
        <w:r w:rsidR="0082601E">
          <w:rPr>
            <w:noProof/>
            <w:webHidden/>
          </w:rPr>
          <w:fldChar w:fldCharType="end"/>
        </w:r>
      </w:hyperlink>
    </w:p>
    <w:p w14:paraId="24F50CB0"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0" w:history="1">
        <w:r w:rsidR="0082601E" w:rsidRPr="002C2DA0">
          <w:rPr>
            <w:rStyle w:val="Hyperlink"/>
            <w:rFonts w:eastAsia="SimSun"/>
            <w:noProof/>
          </w:rPr>
          <w:t>2.3</w:t>
        </w:r>
        <w:r w:rsidR="0082601E" w:rsidRPr="00E322FD">
          <w:rPr>
            <w:rFonts w:ascii="Calibri" w:hAnsi="Calibri"/>
            <w:noProof/>
            <w:kern w:val="2"/>
            <w:sz w:val="22"/>
            <w:szCs w:val="22"/>
          </w:rPr>
          <w:tab/>
        </w:r>
        <w:r w:rsidR="0082601E" w:rsidRPr="002C2DA0">
          <w:rPr>
            <w:rStyle w:val="Hyperlink"/>
            <w:rFonts w:eastAsia="SimSun"/>
            <w:noProof/>
          </w:rPr>
          <w:t>Kết luận</w:t>
        </w:r>
        <w:r w:rsidR="0082601E">
          <w:rPr>
            <w:noProof/>
            <w:webHidden/>
          </w:rPr>
          <w:tab/>
        </w:r>
        <w:r w:rsidR="0082601E">
          <w:rPr>
            <w:noProof/>
            <w:webHidden/>
          </w:rPr>
          <w:fldChar w:fldCharType="begin"/>
        </w:r>
        <w:r w:rsidR="0082601E">
          <w:rPr>
            <w:noProof/>
            <w:webHidden/>
          </w:rPr>
          <w:instrText xml:space="preserve"> PAGEREF _Toc152895950 \h </w:instrText>
        </w:r>
        <w:r w:rsidR="0082601E">
          <w:rPr>
            <w:noProof/>
            <w:webHidden/>
          </w:rPr>
        </w:r>
        <w:r w:rsidR="0082601E">
          <w:rPr>
            <w:noProof/>
            <w:webHidden/>
          </w:rPr>
          <w:fldChar w:fldCharType="separate"/>
        </w:r>
        <w:r w:rsidR="005635CE">
          <w:rPr>
            <w:noProof/>
            <w:webHidden/>
          </w:rPr>
          <w:t>46</w:t>
        </w:r>
        <w:r w:rsidR="0082601E">
          <w:rPr>
            <w:noProof/>
            <w:webHidden/>
          </w:rPr>
          <w:fldChar w:fldCharType="end"/>
        </w:r>
      </w:hyperlink>
    </w:p>
    <w:p w14:paraId="67F47E06"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51" w:history="1">
        <w:r w:rsidR="0082601E" w:rsidRPr="002C2DA0">
          <w:rPr>
            <w:rStyle w:val="Hyperlink"/>
            <w:rFonts w:eastAsia="SimSun"/>
            <w:noProof/>
          </w:rPr>
          <w:t>CHƯƠNG 3</w:t>
        </w:r>
        <w:r w:rsidR="0082601E" w:rsidRPr="00E322FD">
          <w:rPr>
            <w:rFonts w:ascii="Calibri" w:hAnsi="Calibri"/>
            <w:noProof/>
            <w:kern w:val="2"/>
            <w:sz w:val="22"/>
            <w:szCs w:val="22"/>
          </w:rPr>
          <w:tab/>
        </w:r>
        <w:r w:rsidR="0082601E" w:rsidRPr="002C2DA0">
          <w:rPr>
            <w:rStyle w:val="Hyperlink"/>
            <w:rFonts w:eastAsia="SimSun"/>
            <w:noProof/>
          </w:rPr>
          <w:t>HIỆN THỰC HÓA NGHIÊN CỨU</w:t>
        </w:r>
        <w:r w:rsidR="0082601E">
          <w:rPr>
            <w:noProof/>
            <w:webHidden/>
          </w:rPr>
          <w:tab/>
        </w:r>
        <w:r w:rsidR="0082601E">
          <w:rPr>
            <w:noProof/>
            <w:webHidden/>
          </w:rPr>
          <w:fldChar w:fldCharType="begin"/>
        </w:r>
        <w:r w:rsidR="0082601E">
          <w:rPr>
            <w:noProof/>
            <w:webHidden/>
          </w:rPr>
          <w:instrText xml:space="preserve"> PAGEREF _Toc152895951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29938DF6"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2" w:history="1">
        <w:r w:rsidR="0082601E" w:rsidRPr="002C2DA0">
          <w:rPr>
            <w:rStyle w:val="Hyperlink"/>
            <w:rFonts w:eastAsia="SimSun"/>
            <w:noProof/>
          </w:rPr>
          <w:t>3.1</w:t>
        </w:r>
        <w:r w:rsidR="0082601E" w:rsidRPr="00E322FD">
          <w:rPr>
            <w:rFonts w:ascii="Calibri" w:hAnsi="Calibri"/>
            <w:noProof/>
            <w:kern w:val="2"/>
            <w:sz w:val="22"/>
            <w:szCs w:val="22"/>
          </w:rPr>
          <w:tab/>
        </w:r>
        <w:r w:rsidR="0082601E" w:rsidRPr="002C2DA0">
          <w:rPr>
            <w:rStyle w:val="Hyperlink"/>
            <w:rFonts w:eastAsia="SimSun"/>
            <w:noProof/>
          </w:rPr>
          <w:t>Mô tả bài toán</w:t>
        </w:r>
        <w:r w:rsidR="0082601E">
          <w:rPr>
            <w:noProof/>
            <w:webHidden/>
          </w:rPr>
          <w:tab/>
        </w:r>
        <w:r w:rsidR="0082601E">
          <w:rPr>
            <w:noProof/>
            <w:webHidden/>
          </w:rPr>
          <w:fldChar w:fldCharType="begin"/>
        </w:r>
        <w:r w:rsidR="0082601E">
          <w:rPr>
            <w:noProof/>
            <w:webHidden/>
          </w:rPr>
          <w:instrText xml:space="preserve"> PAGEREF _Toc152895952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1CB9F1C8"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3" w:history="1">
        <w:r w:rsidR="0082601E" w:rsidRPr="002C2DA0">
          <w:rPr>
            <w:rStyle w:val="Hyperlink"/>
            <w:rFonts w:eastAsia="SimSun"/>
            <w:noProof/>
          </w:rPr>
          <w:t>3.2</w:t>
        </w:r>
        <w:r w:rsidR="0082601E" w:rsidRPr="00E322FD">
          <w:rPr>
            <w:rFonts w:ascii="Calibri" w:hAnsi="Calibri"/>
            <w:noProof/>
            <w:kern w:val="2"/>
            <w:sz w:val="22"/>
            <w:szCs w:val="22"/>
          </w:rPr>
          <w:tab/>
        </w:r>
        <w:r w:rsidR="0082601E" w:rsidRPr="002C2DA0">
          <w:rPr>
            <w:rStyle w:val="Hyperlink"/>
            <w:rFonts w:eastAsia="SimSun"/>
            <w:noProof/>
          </w:rPr>
          <w:t>Đặc tả yêu cầu hệ thống</w:t>
        </w:r>
        <w:r w:rsidR="0082601E">
          <w:rPr>
            <w:noProof/>
            <w:webHidden/>
          </w:rPr>
          <w:tab/>
        </w:r>
        <w:r w:rsidR="0082601E">
          <w:rPr>
            <w:noProof/>
            <w:webHidden/>
          </w:rPr>
          <w:fldChar w:fldCharType="begin"/>
        </w:r>
        <w:r w:rsidR="0082601E">
          <w:rPr>
            <w:noProof/>
            <w:webHidden/>
          </w:rPr>
          <w:instrText xml:space="preserve"> PAGEREF _Toc152895953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247D5036"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4" w:history="1">
        <w:r w:rsidR="0082601E" w:rsidRPr="002C2DA0">
          <w:rPr>
            <w:rStyle w:val="Hyperlink"/>
            <w:rFonts w:eastAsia="SimSun"/>
            <w:noProof/>
          </w:rPr>
          <w:t>3.2.1</w:t>
        </w:r>
        <w:r w:rsidR="0082601E" w:rsidRPr="00E322FD">
          <w:rPr>
            <w:rFonts w:ascii="Calibri" w:hAnsi="Calibri"/>
            <w:noProof/>
            <w:kern w:val="2"/>
            <w:sz w:val="22"/>
            <w:szCs w:val="22"/>
          </w:rPr>
          <w:tab/>
        </w:r>
        <w:r w:rsidR="0082601E" w:rsidRPr="002C2DA0">
          <w:rPr>
            <w:rStyle w:val="Hyperlink"/>
            <w:rFonts w:eastAsia="SimSun"/>
            <w:noProof/>
          </w:rPr>
          <w:t>Yêu cầu chức năng</w:t>
        </w:r>
        <w:r w:rsidR="0082601E">
          <w:rPr>
            <w:noProof/>
            <w:webHidden/>
          </w:rPr>
          <w:tab/>
        </w:r>
        <w:r w:rsidR="0082601E">
          <w:rPr>
            <w:noProof/>
            <w:webHidden/>
          </w:rPr>
          <w:fldChar w:fldCharType="begin"/>
        </w:r>
        <w:r w:rsidR="0082601E">
          <w:rPr>
            <w:noProof/>
            <w:webHidden/>
          </w:rPr>
          <w:instrText xml:space="preserve"> PAGEREF _Toc152895954 \h </w:instrText>
        </w:r>
        <w:r w:rsidR="0082601E">
          <w:rPr>
            <w:noProof/>
            <w:webHidden/>
          </w:rPr>
        </w:r>
        <w:r w:rsidR="0082601E">
          <w:rPr>
            <w:noProof/>
            <w:webHidden/>
          </w:rPr>
          <w:fldChar w:fldCharType="separate"/>
        </w:r>
        <w:r w:rsidR="005635CE">
          <w:rPr>
            <w:noProof/>
            <w:webHidden/>
          </w:rPr>
          <w:t>47</w:t>
        </w:r>
        <w:r w:rsidR="0082601E">
          <w:rPr>
            <w:noProof/>
            <w:webHidden/>
          </w:rPr>
          <w:fldChar w:fldCharType="end"/>
        </w:r>
      </w:hyperlink>
    </w:p>
    <w:p w14:paraId="767AF730"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5" w:history="1">
        <w:r w:rsidR="0082601E" w:rsidRPr="002C2DA0">
          <w:rPr>
            <w:rStyle w:val="Hyperlink"/>
            <w:rFonts w:eastAsia="SimSun"/>
            <w:noProof/>
          </w:rPr>
          <w:t>3.2.2</w:t>
        </w:r>
        <w:r w:rsidR="0082601E" w:rsidRPr="00E322FD">
          <w:rPr>
            <w:rFonts w:ascii="Calibri" w:hAnsi="Calibri"/>
            <w:noProof/>
            <w:kern w:val="2"/>
            <w:sz w:val="22"/>
            <w:szCs w:val="22"/>
          </w:rPr>
          <w:tab/>
        </w:r>
        <w:r w:rsidR="0082601E" w:rsidRPr="002C2DA0">
          <w:rPr>
            <w:rStyle w:val="Hyperlink"/>
            <w:rFonts w:eastAsia="SimSun"/>
            <w:noProof/>
          </w:rPr>
          <w:t>Yêu cầu phi chức năng</w:t>
        </w:r>
        <w:r w:rsidR="0082601E">
          <w:rPr>
            <w:noProof/>
            <w:webHidden/>
          </w:rPr>
          <w:tab/>
        </w:r>
        <w:r w:rsidR="0082601E">
          <w:rPr>
            <w:noProof/>
            <w:webHidden/>
          </w:rPr>
          <w:fldChar w:fldCharType="begin"/>
        </w:r>
        <w:r w:rsidR="0082601E">
          <w:rPr>
            <w:noProof/>
            <w:webHidden/>
          </w:rPr>
          <w:instrText xml:space="preserve"> PAGEREF _Toc152895955 \h </w:instrText>
        </w:r>
        <w:r w:rsidR="0082601E">
          <w:rPr>
            <w:noProof/>
            <w:webHidden/>
          </w:rPr>
        </w:r>
        <w:r w:rsidR="0082601E">
          <w:rPr>
            <w:noProof/>
            <w:webHidden/>
          </w:rPr>
          <w:fldChar w:fldCharType="separate"/>
        </w:r>
        <w:r w:rsidR="005635CE">
          <w:rPr>
            <w:noProof/>
            <w:webHidden/>
          </w:rPr>
          <w:t>48</w:t>
        </w:r>
        <w:r w:rsidR="0082601E">
          <w:rPr>
            <w:noProof/>
            <w:webHidden/>
          </w:rPr>
          <w:fldChar w:fldCharType="end"/>
        </w:r>
      </w:hyperlink>
    </w:p>
    <w:p w14:paraId="6669E8E4"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6" w:history="1">
        <w:r w:rsidR="0082601E" w:rsidRPr="002C2DA0">
          <w:rPr>
            <w:rStyle w:val="Hyperlink"/>
            <w:rFonts w:eastAsia="SimSun"/>
            <w:noProof/>
          </w:rPr>
          <w:t>3.3</w:t>
        </w:r>
        <w:r w:rsidR="0082601E" w:rsidRPr="00E322FD">
          <w:rPr>
            <w:rFonts w:ascii="Calibri" w:hAnsi="Calibri"/>
            <w:noProof/>
            <w:kern w:val="2"/>
            <w:sz w:val="22"/>
            <w:szCs w:val="22"/>
          </w:rPr>
          <w:tab/>
        </w:r>
        <w:r w:rsidR="0082601E" w:rsidRPr="002C2DA0">
          <w:rPr>
            <w:rStyle w:val="Hyperlink"/>
            <w:rFonts w:eastAsia="SimSun"/>
            <w:noProof/>
          </w:rPr>
          <w:t>Thiết kế dữ liệu</w:t>
        </w:r>
        <w:r w:rsidR="0082601E">
          <w:rPr>
            <w:noProof/>
            <w:webHidden/>
          </w:rPr>
          <w:tab/>
        </w:r>
        <w:r w:rsidR="0082601E">
          <w:rPr>
            <w:noProof/>
            <w:webHidden/>
          </w:rPr>
          <w:fldChar w:fldCharType="begin"/>
        </w:r>
        <w:r w:rsidR="0082601E">
          <w:rPr>
            <w:noProof/>
            <w:webHidden/>
          </w:rPr>
          <w:instrText xml:space="preserve"> PAGEREF _Toc152895956 \h </w:instrText>
        </w:r>
        <w:r w:rsidR="0082601E">
          <w:rPr>
            <w:noProof/>
            <w:webHidden/>
          </w:rPr>
        </w:r>
        <w:r w:rsidR="0082601E">
          <w:rPr>
            <w:noProof/>
            <w:webHidden/>
          </w:rPr>
          <w:fldChar w:fldCharType="separate"/>
        </w:r>
        <w:r w:rsidR="005635CE">
          <w:rPr>
            <w:noProof/>
            <w:webHidden/>
          </w:rPr>
          <w:t>48</w:t>
        </w:r>
        <w:r w:rsidR="0082601E">
          <w:rPr>
            <w:noProof/>
            <w:webHidden/>
          </w:rPr>
          <w:fldChar w:fldCharType="end"/>
        </w:r>
      </w:hyperlink>
    </w:p>
    <w:p w14:paraId="081867CC"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7" w:history="1">
        <w:r w:rsidR="0082601E" w:rsidRPr="002C2DA0">
          <w:rPr>
            <w:rStyle w:val="Hyperlink"/>
            <w:rFonts w:eastAsia="SimSun"/>
            <w:noProof/>
          </w:rPr>
          <w:t>3.3.1</w:t>
        </w:r>
        <w:r w:rsidR="0082601E" w:rsidRPr="00E322FD">
          <w:rPr>
            <w:rFonts w:ascii="Calibri" w:hAnsi="Calibri"/>
            <w:noProof/>
            <w:kern w:val="2"/>
            <w:sz w:val="22"/>
            <w:szCs w:val="22"/>
          </w:rPr>
          <w:tab/>
        </w:r>
        <w:r w:rsidR="0082601E" w:rsidRPr="002C2DA0">
          <w:rPr>
            <w:rStyle w:val="Hyperlink"/>
            <w:rFonts w:eastAsia="SimSun"/>
            <w:noProof/>
          </w:rPr>
          <w:t>Lược đồ cơ sở dữ liệu</w:t>
        </w:r>
        <w:r w:rsidR="0082601E">
          <w:rPr>
            <w:noProof/>
            <w:webHidden/>
          </w:rPr>
          <w:tab/>
        </w:r>
        <w:r w:rsidR="0082601E">
          <w:rPr>
            <w:noProof/>
            <w:webHidden/>
          </w:rPr>
          <w:fldChar w:fldCharType="begin"/>
        </w:r>
        <w:r w:rsidR="0082601E">
          <w:rPr>
            <w:noProof/>
            <w:webHidden/>
          </w:rPr>
          <w:instrText xml:space="preserve"> PAGEREF _Toc152895957 \h </w:instrText>
        </w:r>
        <w:r w:rsidR="0082601E">
          <w:rPr>
            <w:noProof/>
            <w:webHidden/>
          </w:rPr>
        </w:r>
        <w:r w:rsidR="0082601E">
          <w:rPr>
            <w:noProof/>
            <w:webHidden/>
          </w:rPr>
          <w:fldChar w:fldCharType="separate"/>
        </w:r>
        <w:r w:rsidR="005635CE">
          <w:rPr>
            <w:noProof/>
            <w:webHidden/>
          </w:rPr>
          <w:t>48</w:t>
        </w:r>
        <w:r w:rsidR="0082601E">
          <w:rPr>
            <w:noProof/>
            <w:webHidden/>
          </w:rPr>
          <w:fldChar w:fldCharType="end"/>
        </w:r>
      </w:hyperlink>
    </w:p>
    <w:p w14:paraId="2B529EFB"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58" w:history="1">
        <w:r w:rsidR="0082601E" w:rsidRPr="002C2DA0">
          <w:rPr>
            <w:rStyle w:val="Hyperlink"/>
            <w:rFonts w:eastAsia="SimSun"/>
            <w:noProof/>
          </w:rPr>
          <w:t>3.3.2</w:t>
        </w:r>
        <w:r w:rsidR="0082601E" w:rsidRPr="00E322FD">
          <w:rPr>
            <w:rFonts w:ascii="Calibri" w:hAnsi="Calibri"/>
            <w:noProof/>
            <w:kern w:val="2"/>
            <w:sz w:val="22"/>
            <w:szCs w:val="22"/>
          </w:rPr>
          <w:tab/>
        </w:r>
        <w:r w:rsidR="0082601E" w:rsidRPr="002C2DA0">
          <w:rPr>
            <w:rStyle w:val="Hyperlink"/>
            <w:rFonts w:eastAsia="SimSun"/>
            <w:noProof/>
          </w:rPr>
          <w:t>Chi tiết các thực thể</w:t>
        </w:r>
        <w:r w:rsidR="0082601E">
          <w:rPr>
            <w:noProof/>
            <w:webHidden/>
          </w:rPr>
          <w:tab/>
        </w:r>
        <w:r w:rsidR="0082601E">
          <w:rPr>
            <w:noProof/>
            <w:webHidden/>
          </w:rPr>
          <w:fldChar w:fldCharType="begin"/>
        </w:r>
        <w:r w:rsidR="0082601E">
          <w:rPr>
            <w:noProof/>
            <w:webHidden/>
          </w:rPr>
          <w:instrText xml:space="preserve"> PAGEREF _Toc152895958 \h </w:instrText>
        </w:r>
        <w:r w:rsidR="0082601E">
          <w:rPr>
            <w:noProof/>
            <w:webHidden/>
          </w:rPr>
        </w:r>
        <w:r w:rsidR="0082601E">
          <w:rPr>
            <w:noProof/>
            <w:webHidden/>
          </w:rPr>
          <w:fldChar w:fldCharType="separate"/>
        </w:r>
        <w:r w:rsidR="005635CE">
          <w:rPr>
            <w:noProof/>
            <w:webHidden/>
          </w:rPr>
          <w:t>49</w:t>
        </w:r>
        <w:r w:rsidR="0082601E">
          <w:rPr>
            <w:noProof/>
            <w:webHidden/>
          </w:rPr>
          <w:fldChar w:fldCharType="end"/>
        </w:r>
      </w:hyperlink>
    </w:p>
    <w:p w14:paraId="1BA9BA8F"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59" w:history="1">
        <w:r w:rsidR="0082601E" w:rsidRPr="002C2DA0">
          <w:rPr>
            <w:rStyle w:val="Hyperlink"/>
            <w:rFonts w:eastAsia="SimSun"/>
            <w:noProof/>
          </w:rPr>
          <w:t>3.4</w:t>
        </w:r>
        <w:r w:rsidR="0082601E" w:rsidRPr="00E322FD">
          <w:rPr>
            <w:rFonts w:ascii="Calibri" w:hAnsi="Calibri"/>
            <w:noProof/>
            <w:kern w:val="2"/>
            <w:sz w:val="22"/>
            <w:szCs w:val="22"/>
          </w:rPr>
          <w:tab/>
        </w:r>
        <w:r w:rsidR="0082601E" w:rsidRPr="002C2DA0">
          <w:rPr>
            <w:rStyle w:val="Hyperlink"/>
            <w:rFonts w:eastAsia="SimSun"/>
            <w:noProof/>
          </w:rPr>
          <w:t>Thiết kế giao diện</w:t>
        </w:r>
        <w:r w:rsidR="0082601E">
          <w:rPr>
            <w:noProof/>
            <w:webHidden/>
          </w:rPr>
          <w:tab/>
        </w:r>
        <w:r w:rsidR="0082601E">
          <w:rPr>
            <w:noProof/>
            <w:webHidden/>
          </w:rPr>
          <w:fldChar w:fldCharType="begin"/>
        </w:r>
        <w:r w:rsidR="0082601E">
          <w:rPr>
            <w:noProof/>
            <w:webHidden/>
          </w:rPr>
          <w:instrText xml:space="preserve"> PAGEREF _Toc152895959 \h </w:instrText>
        </w:r>
        <w:r w:rsidR="0082601E">
          <w:rPr>
            <w:noProof/>
            <w:webHidden/>
          </w:rPr>
        </w:r>
        <w:r w:rsidR="0082601E">
          <w:rPr>
            <w:noProof/>
            <w:webHidden/>
          </w:rPr>
          <w:fldChar w:fldCharType="separate"/>
        </w:r>
        <w:r w:rsidR="005635CE">
          <w:rPr>
            <w:noProof/>
            <w:webHidden/>
          </w:rPr>
          <w:t>50</w:t>
        </w:r>
        <w:r w:rsidR="0082601E">
          <w:rPr>
            <w:noProof/>
            <w:webHidden/>
          </w:rPr>
          <w:fldChar w:fldCharType="end"/>
        </w:r>
      </w:hyperlink>
    </w:p>
    <w:p w14:paraId="5966BC57"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0" w:history="1">
        <w:r w:rsidR="0082601E" w:rsidRPr="002C2DA0">
          <w:rPr>
            <w:rStyle w:val="Hyperlink"/>
            <w:rFonts w:eastAsia="SimSun"/>
            <w:noProof/>
          </w:rPr>
          <w:t>3.4.1</w:t>
        </w:r>
        <w:r w:rsidR="0082601E" w:rsidRPr="00E322FD">
          <w:rPr>
            <w:rFonts w:ascii="Calibri" w:hAnsi="Calibri"/>
            <w:noProof/>
            <w:kern w:val="2"/>
            <w:sz w:val="22"/>
            <w:szCs w:val="22"/>
          </w:rPr>
          <w:tab/>
        </w:r>
        <w:r w:rsidR="0082601E" w:rsidRPr="002C2DA0">
          <w:rPr>
            <w:rStyle w:val="Hyperlink"/>
            <w:rFonts w:eastAsia="SimSun"/>
            <w:noProof/>
          </w:rPr>
          <w:t>Sơ đồ website</w:t>
        </w:r>
        <w:r w:rsidR="0082601E">
          <w:rPr>
            <w:noProof/>
            <w:webHidden/>
          </w:rPr>
          <w:tab/>
        </w:r>
        <w:r w:rsidR="0082601E">
          <w:rPr>
            <w:noProof/>
            <w:webHidden/>
          </w:rPr>
          <w:fldChar w:fldCharType="begin"/>
        </w:r>
        <w:r w:rsidR="0082601E">
          <w:rPr>
            <w:noProof/>
            <w:webHidden/>
          </w:rPr>
          <w:instrText xml:space="preserve"> PAGEREF _Toc152895960 \h </w:instrText>
        </w:r>
        <w:r w:rsidR="0082601E">
          <w:rPr>
            <w:noProof/>
            <w:webHidden/>
          </w:rPr>
        </w:r>
        <w:r w:rsidR="0082601E">
          <w:rPr>
            <w:noProof/>
            <w:webHidden/>
          </w:rPr>
          <w:fldChar w:fldCharType="separate"/>
        </w:r>
        <w:r w:rsidR="005635CE">
          <w:rPr>
            <w:noProof/>
            <w:webHidden/>
          </w:rPr>
          <w:t>50</w:t>
        </w:r>
        <w:r w:rsidR="0082601E">
          <w:rPr>
            <w:noProof/>
            <w:webHidden/>
          </w:rPr>
          <w:fldChar w:fldCharType="end"/>
        </w:r>
      </w:hyperlink>
    </w:p>
    <w:p w14:paraId="55543EE1"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1" w:history="1">
        <w:r w:rsidR="0082601E" w:rsidRPr="002C2DA0">
          <w:rPr>
            <w:rStyle w:val="Hyperlink"/>
            <w:rFonts w:eastAsia="SimSun"/>
            <w:noProof/>
          </w:rPr>
          <w:t>3.4.2</w:t>
        </w:r>
        <w:r w:rsidR="0082601E" w:rsidRPr="00E322FD">
          <w:rPr>
            <w:rFonts w:ascii="Calibri" w:hAnsi="Calibri"/>
            <w:noProof/>
            <w:kern w:val="2"/>
            <w:sz w:val="22"/>
            <w:szCs w:val="22"/>
          </w:rPr>
          <w:tab/>
        </w:r>
        <w:r w:rsidR="0082601E" w:rsidRPr="002C2DA0">
          <w:rPr>
            <w:rStyle w:val="Hyperlink"/>
            <w:rFonts w:eastAsia="SimSun"/>
            <w:noProof/>
          </w:rPr>
          <w:t>Giao diện website</w:t>
        </w:r>
        <w:r w:rsidR="0082601E">
          <w:rPr>
            <w:noProof/>
            <w:webHidden/>
          </w:rPr>
          <w:tab/>
        </w:r>
        <w:r w:rsidR="0082601E">
          <w:rPr>
            <w:noProof/>
            <w:webHidden/>
          </w:rPr>
          <w:fldChar w:fldCharType="begin"/>
        </w:r>
        <w:r w:rsidR="0082601E">
          <w:rPr>
            <w:noProof/>
            <w:webHidden/>
          </w:rPr>
          <w:instrText xml:space="preserve"> PAGEREF _Toc152895961 \h </w:instrText>
        </w:r>
        <w:r w:rsidR="0082601E">
          <w:rPr>
            <w:noProof/>
            <w:webHidden/>
          </w:rPr>
        </w:r>
        <w:r w:rsidR="0082601E">
          <w:rPr>
            <w:noProof/>
            <w:webHidden/>
          </w:rPr>
          <w:fldChar w:fldCharType="separate"/>
        </w:r>
        <w:r w:rsidR="005635CE">
          <w:rPr>
            <w:noProof/>
            <w:webHidden/>
          </w:rPr>
          <w:t>51</w:t>
        </w:r>
        <w:r w:rsidR="0082601E">
          <w:rPr>
            <w:noProof/>
            <w:webHidden/>
          </w:rPr>
          <w:fldChar w:fldCharType="end"/>
        </w:r>
      </w:hyperlink>
    </w:p>
    <w:p w14:paraId="1BFD1F73"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62" w:history="1">
        <w:r w:rsidR="0082601E" w:rsidRPr="002C2DA0">
          <w:rPr>
            <w:rStyle w:val="Hyperlink"/>
            <w:rFonts w:eastAsia="SimSun"/>
            <w:noProof/>
          </w:rPr>
          <w:t>CHƯƠNG 4</w:t>
        </w:r>
        <w:r w:rsidR="0082601E" w:rsidRPr="00E322FD">
          <w:rPr>
            <w:rFonts w:ascii="Calibri" w:hAnsi="Calibri"/>
            <w:noProof/>
            <w:kern w:val="2"/>
            <w:sz w:val="22"/>
            <w:szCs w:val="22"/>
          </w:rPr>
          <w:tab/>
        </w:r>
        <w:r w:rsidR="0082601E" w:rsidRPr="002C2DA0">
          <w:rPr>
            <w:rStyle w:val="Hyperlink"/>
            <w:rFonts w:eastAsia="SimSun"/>
            <w:noProof/>
          </w:rPr>
          <w:t>KẾT QUẢ NGHIÊN CỨU</w:t>
        </w:r>
        <w:r w:rsidR="0082601E">
          <w:rPr>
            <w:noProof/>
            <w:webHidden/>
          </w:rPr>
          <w:tab/>
        </w:r>
        <w:r w:rsidR="0082601E">
          <w:rPr>
            <w:noProof/>
            <w:webHidden/>
          </w:rPr>
          <w:fldChar w:fldCharType="begin"/>
        </w:r>
        <w:r w:rsidR="0082601E">
          <w:rPr>
            <w:noProof/>
            <w:webHidden/>
          </w:rPr>
          <w:instrText xml:space="preserve"> PAGEREF _Toc152895962 \h </w:instrText>
        </w:r>
        <w:r w:rsidR="0082601E">
          <w:rPr>
            <w:noProof/>
            <w:webHidden/>
          </w:rPr>
        </w:r>
        <w:r w:rsidR="0082601E">
          <w:rPr>
            <w:noProof/>
            <w:webHidden/>
          </w:rPr>
          <w:fldChar w:fldCharType="separate"/>
        </w:r>
        <w:r w:rsidR="005635CE">
          <w:rPr>
            <w:noProof/>
            <w:webHidden/>
          </w:rPr>
          <w:t>53</w:t>
        </w:r>
        <w:r w:rsidR="0082601E">
          <w:rPr>
            <w:noProof/>
            <w:webHidden/>
          </w:rPr>
          <w:fldChar w:fldCharType="end"/>
        </w:r>
      </w:hyperlink>
    </w:p>
    <w:p w14:paraId="58AC2CDB"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63" w:history="1">
        <w:r w:rsidR="0082601E" w:rsidRPr="002C2DA0">
          <w:rPr>
            <w:rStyle w:val="Hyperlink"/>
            <w:rFonts w:eastAsia="SimSun"/>
            <w:noProof/>
          </w:rPr>
          <w:t>4.1</w:t>
        </w:r>
        <w:r w:rsidR="0082601E" w:rsidRPr="00E322FD">
          <w:rPr>
            <w:rFonts w:ascii="Calibri" w:hAnsi="Calibri"/>
            <w:noProof/>
            <w:kern w:val="2"/>
            <w:sz w:val="22"/>
            <w:szCs w:val="22"/>
          </w:rPr>
          <w:tab/>
        </w:r>
        <w:r w:rsidR="0082601E" w:rsidRPr="002C2DA0">
          <w:rPr>
            <w:rStyle w:val="Hyperlink"/>
            <w:rFonts w:eastAsia="SimSun"/>
            <w:noProof/>
          </w:rPr>
          <w:t>Dữ liệu thử nghiệm</w:t>
        </w:r>
        <w:r w:rsidR="0082601E">
          <w:rPr>
            <w:noProof/>
            <w:webHidden/>
          </w:rPr>
          <w:tab/>
        </w:r>
        <w:r w:rsidR="0082601E">
          <w:rPr>
            <w:noProof/>
            <w:webHidden/>
          </w:rPr>
          <w:fldChar w:fldCharType="begin"/>
        </w:r>
        <w:r w:rsidR="0082601E">
          <w:rPr>
            <w:noProof/>
            <w:webHidden/>
          </w:rPr>
          <w:instrText xml:space="preserve"> PAGEREF _Toc152895963 \h </w:instrText>
        </w:r>
        <w:r w:rsidR="0082601E">
          <w:rPr>
            <w:noProof/>
            <w:webHidden/>
          </w:rPr>
        </w:r>
        <w:r w:rsidR="0082601E">
          <w:rPr>
            <w:noProof/>
            <w:webHidden/>
          </w:rPr>
          <w:fldChar w:fldCharType="separate"/>
        </w:r>
        <w:r w:rsidR="005635CE">
          <w:rPr>
            <w:noProof/>
            <w:webHidden/>
          </w:rPr>
          <w:t>53</w:t>
        </w:r>
        <w:r w:rsidR="0082601E">
          <w:rPr>
            <w:noProof/>
            <w:webHidden/>
          </w:rPr>
          <w:fldChar w:fldCharType="end"/>
        </w:r>
      </w:hyperlink>
    </w:p>
    <w:p w14:paraId="6041C298"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64" w:history="1">
        <w:r w:rsidR="0082601E" w:rsidRPr="002C2DA0">
          <w:rPr>
            <w:rStyle w:val="Hyperlink"/>
            <w:rFonts w:eastAsia="SimSun"/>
            <w:noProof/>
          </w:rPr>
          <w:t>4.2</w:t>
        </w:r>
        <w:r w:rsidR="0082601E" w:rsidRPr="00E322FD">
          <w:rPr>
            <w:rFonts w:ascii="Calibri" w:hAnsi="Calibri"/>
            <w:noProof/>
            <w:kern w:val="2"/>
            <w:sz w:val="22"/>
            <w:szCs w:val="22"/>
          </w:rPr>
          <w:tab/>
        </w:r>
        <w:r w:rsidR="0082601E" w:rsidRPr="002C2DA0">
          <w:rPr>
            <w:rStyle w:val="Hyperlink"/>
            <w:rFonts w:eastAsia="SimSun"/>
            <w:noProof/>
          </w:rPr>
          <w:t>Kết quả thử nghiệm</w:t>
        </w:r>
        <w:r w:rsidR="0082601E">
          <w:rPr>
            <w:noProof/>
            <w:webHidden/>
          </w:rPr>
          <w:tab/>
        </w:r>
        <w:r w:rsidR="0082601E">
          <w:rPr>
            <w:noProof/>
            <w:webHidden/>
          </w:rPr>
          <w:fldChar w:fldCharType="begin"/>
        </w:r>
        <w:r w:rsidR="0082601E">
          <w:rPr>
            <w:noProof/>
            <w:webHidden/>
          </w:rPr>
          <w:instrText xml:space="preserve"> PAGEREF _Toc152895964 \h </w:instrText>
        </w:r>
        <w:r w:rsidR="0082601E">
          <w:rPr>
            <w:noProof/>
            <w:webHidden/>
          </w:rPr>
        </w:r>
        <w:r w:rsidR="0082601E">
          <w:rPr>
            <w:noProof/>
            <w:webHidden/>
          </w:rPr>
          <w:fldChar w:fldCharType="separate"/>
        </w:r>
        <w:r w:rsidR="005635CE">
          <w:rPr>
            <w:noProof/>
            <w:webHidden/>
          </w:rPr>
          <w:t>54</w:t>
        </w:r>
        <w:r w:rsidR="0082601E">
          <w:rPr>
            <w:noProof/>
            <w:webHidden/>
          </w:rPr>
          <w:fldChar w:fldCharType="end"/>
        </w:r>
      </w:hyperlink>
    </w:p>
    <w:p w14:paraId="55D336C8"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5" w:history="1">
        <w:r w:rsidR="0082601E" w:rsidRPr="002C2DA0">
          <w:rPr>
            <w:rStyle w:val="Hyperlink"/>
            <w:rFonts w:eastAsia="SimSun"/>
            <w:noProof/>
          </w:rPr>
          <w:t>4.2.1</w:t>
        </w:r>
        <w:r w:rsidR="0082601E" w:rsidRPr="00E322FD">
          <w:rPr>
            <w:rFonts w:ascii="Calibri" w:hAnsi="Calibri"/>
            <w:noProof/>
            <w:kern w:val="2"/>
            <w:sz w:val="22"/>
            <w:szCs w:val="22"/>
          </w:rPr>
          <w:tab/>
        </w:r>
        <w:r w:rsidR="0082601E" w:rsidRPr="002C2DA0">
          <w:rPr>
            <w:rStyle w:val="Hyperlink"/>
            <w:rFonts w:eastAsia="SimSun"/>
            <w:noProof/>
          </w:rPr>
          <w:t>Chức năng người dùng</w:t>
        </w:r>
        <w:r w:rsidR="0082601E">
          <w:rPr>
            <w:noProof/>
            <w:webHidden/>
          </w:rPr>
          <w:tab/>
        </w:r>
        <w:r w:rsidR="0082601E">
          <w:rPr>
            <w:noProof/>
            <w:webHidden/>
          </w:rPr>
          <w:fldChar w:fldCharType="begin"/>
        </w:r>
        <w:r w:rsidR="0082601E">
          <w:rPr>
            <w:noProof/>
            <w:webHidden/>
          </w:rPr>
          <w:instrText xml:space="preserve"> PAGEREF _Toc152895965 \h </w:instrText>
        </w:r>
        <w:r w:rsidR="0082601E">
          <w:rPr>
            <w:noProof/>
            <w:webHidden/>
          </w:rPr>
        </w:r>
        <w:r w:rsidR="0082601E">
          <w:rPr>
            <w:noProof/>
            <w:webHidden/>
          </w:rPr>
          <w:fldChar w:fldCharType="separate"/>
        </w:r>
        <w:r w:rsidR="005635CE">
          <w:rPr>
            <w:noProof/>
            <w:webHidden/>
          </w:rPr>
          <w:t>54</w:t>
        </w:r>
        <w:r w:rsidR="0082601E">
          <w:rPr>
            <w:noProof/>
            <w:webHidden/>
          </w:rPr>
          <w:fldChar w:fldCharType="end"/>
        </w:r>
      </w:hyperlink>
    </w:p>
    <w:p w14:paraId="22E97046" w14:textId="77777777" w:rsidR="0082601E" w:rsidRPr="00E322FD" w:rsidRDefault="00000000">
      <w:pPr>
        <w:pStyle w:val="TOC3"/>
        <w:tabs>
          <w:tab w:val="left" w:pos="1320"/>
          <w:tab w:val="right" w:leader="dot" w:pos="9062"/>
        </w:tabs>
        <w:rPr>
          <w:rFonts w:ascii="Calibri" w:hAnsi="Calibri"/>
          <w:noProof/>
          <w:kern w:val="2"/>
          <w:sz w:val="22"/>
          <w:szCs w:val="22"/>
        </w:rPr>
      </w:pPr>
      <w:hyperlink w:anchor="_Toc152895966" w:history="1">
        <w:r w:rsidR="0082601E" w:rsidRPr="002C2DA0">
          <w:rPr>
            <w:rStyle w:val="Hyperlink"/>
            <w:rFonts w:eastAsia="SimSun"/>
            <w:noProof/>
          </w:rPr>
          <w:t>4.2.2</w:t>
        </w:r>
        <w:r w:rsidR="0082601E" w:rsidRPr="00E322FD">
          <w:rPr>
            <w:rFonts w:ascii="Calibri" w:hAnsi="Calibri"/>
            <w:noProof/>
            <w:kern w:val="2"/>
            <w:sz w:val="22"/>
            <w:szCs w:val="22"/>
          </w:rPr>
          <w:tab/>
        </w:r>
        <w:r w:rsidR="0082601E" w:rsidRPr="002C2DA0">
          <w:rPr>
            <w:rStyle w:val="Hyperlink"/>
            <w:rFonts w:eastAsia="SimSun"/>
            <w:noProof/>
          </w:rPr>
          <w:t>Chức năng quản trị</w:t>
        </w:r>
        <w:r w:rsidR="0082601E">
          <w:rPr>
            <w:noProof/>
            <w:webHidden/>
          </w:rPr>
          <w:tab/>
        </w:r>
        <w:r w:rsidR="0082601E">
          <w:rPr>
            <w:noProof/>
            <w:webHidden/>
          </w:rPr>
          <w:fldChar w:fldCharType="begin"/>
        </w:r>
        <w:r w:rsidR="0082601E">
          <w:rPr>
            <w:noProof/>
            <w:webHidden/>
          </w:rPr>
          <w:instrText xml:space="preserve"> PAGEREF _Toc152895966 \h </w:instrText>
        </w:r>
        <w:r w:rsidR="0082601E">
          <w:rPr>
            <w:noProof/>
            <w:webHidden/>
          </w:rPr>
        </w:r>
        <w:r w:rsidR="0082601E">
          <w:rPr>
            <w:noProof/>
            <w:webHidden/>
          </w:rPr>
          <w:fldChar w:fldCharType="separate"/>
        </w:r>
        <w:r w:rsidR="005635CE">
          <w:rPr>
            <w:noProof/>
            <w:webHidden/>
          </w:rPr>
          <w:t>57</w:t>
        </w:r>
        <w:r w:rsidR="0082601E">
          <w:rPr>
            <w:noProof/>
            <w:webHidden/>
          </w:rPr>
          <w:fldChar w:fldCharType="end"/>
        </w:r>
      </w:hyperlink>
    </w:p>
    <w:p w14:paraId="7084EA32" w14:textId="77777777" w:rsidR="0082601E" w:rsidRPr="00E322FD" w:rsidRDefault="00000000">
      <w:pPr>
        <w:pStyle w:val="TOC2"/>
        <w:tabs>
          <w:tab w:val="left" w:pos="880"/>
          <w:tab w:val="right" w:leader="dot" w:pos="9062"/>
        </w:tabs>
        <w:rPr>
          <w:rFonts w:ascii="Calibri" w:hAnsi="Calibri"/>
          <w:noProof/>
          <w:kern w:val="2"/>
          <w:sz w:val="22"/>
          <w:szCs w:val="22"/>
        </w:rPr>
      </w:pPr>
      <w:hyperlink w:anchor="_Toc152895967" w:history="1">
        <w:r w:rsidR="0082601E" w:rsidRPr="002C2DA0">
          <w:rPr>
            <w:rStyle w:val="Hyperlink"/>
            <w:rFonts w:eastAsia="SimSun"/>
            <w:noProof/>
          </w:rPr>
          <w:t>4.3</w:t>
        </w:r>
        <w:r w:rsidR="0082601E" w:rsidRPr="00E322FD">
          <w:rPr>
            <w:rFonts w:ascii="Calibri" w:hAnsi="Calibri"/>
            <w:noProof/>
            <w:kern w:val="2"/>
            <w:sz w:val="22"/>
            <w:szCs w:val="22"/>
          </w:rPr>
          <w:tab/>
        </w:r>
        <w:r w:rsidR="0082601E" w:rsidRPr="002C2DA0">
          <w:rPr>
            <w:rStyle w:val="Hyperlink"/>
            <w:rFonts w:eastAsia="SimSun"/>
            <w:noProof/>
          </w:rPr>
          <w:t>Kết luận</w:t>
        </w:r>
        <w:r w:rsidR="0082601E">
          <w:rPr>
            <w:noProof/>
            <w:webHidden/>
          </w:rPr>
          <w:tab/>
        </w:r>
        <w:r w:rsidR="0082601E">
          <w:rPr>
            <w:noProof/>
            <w:webHidden/>
          </w:rPr>
          <w:fldChar w:fldCharType="begin"/>
        </w:r>
        <w:r w:rsidR="0082601E">
          <w:rPr>
            <w:noProof/>
            <w:webHidden/>
          </w:rPr>
          <w:instrText xml:space="preserve"> PAGEREF _Toc152895967 \h </w:instrText>
        </w:r>
        <w:r w:rsidR="0082601E">
          <w:rPr>
            <w:noProof/>
            <w:webHidden/>
          </w:rPr>
        </w:r>
        <w:r w:rsidR="0082601E">
          <w:rPr>
            <w:noProof/>
            <w:webHidden/>
          </w:rPr>
          <w:fldChar w:fldCharType="separate"/>
        </w:r>
        <w:r w:rsidR="005635CE">
          <w:rPr>
            <w:noProof/>
            <w:webHidden/>
          </w:rPr>
          <w:t>58</w:t>
        </w:r>
        <w:r w:rsidR="0082601E">
          <w:rPr>
            <w:noProof/>
            <w:webHidden/>
          </w:rPr>
          <w:fldChar w:fldCharType="end"/>
        </w:r>
      </w:hyperlink>
    </w:p>
    <w:p w14:paraId="361965EB" w14:textId="77777777" w:rsidR="0082601E" w:rsidRPr="00E322FD" w:rsidRDefault="00000000">
      <w:pPr>
        <w:pStyle w:val="TOC1"/>
        <w:tabs>
          <w:tab w:val="left" w:pos="1760"/>
          <w:tab w:val="right" w:leader="dot" w:pos="9062"/>
        </w:tabs>
        <w:rPr>
          <w:rFonts w:ascii="Calibri" w:hAnsi="Calibri"/>
          <w:noProof/>
          <w:kern w:val="2"/>
          <w:sz w:val="22"/>
          <w:szCs w:val="22"/>
        </w:rPr>
      </w:pPr>
      <w:hyperlink w:anchor="_Toc152895968" w:history="1">
        <w:r w:rsidR="0082601E" w:rsidRPr="002C2DA0">
          <w:rPr>
            <w:rStyle w:val="Hyperlink"/>
            <w:rFonts w:eastAsia="SimSun"/>
            <w:noProof/>
          </w:rPr>
          <w:t>CHƯƠNG 5</w:t>
        </w:r>
        <w:r w:rsidR="0082601E" w:rsidRPr="00E322FD">
          <w:rPr>
            <w:rFonts w:ascii="Calibri" w:hAnsi="Calibri"/>
            <w:noProof/>
            <w:kern w:val="2"/>
            <w:sz w:val="22"/>
            <w:szCs w:val="22"/>
          </w:rPr>
          <w:tab/>
        </w:r>
        <w:r w:rsidR="0082601E" w:rsidRPr="002C2DA0">
          <w:rPr>
            <w:rStyle w:val="Hyperlink"/>
            <w:rFonts w:eastAsia="SimSun"/>
            <w:noProof/>
          </w:rPr>
          <w:t>KẾT LUẬN VÀ HƯỚNG PHÁT TRIỂN</w:t>
        </w:r>
        <w:r w:rsidR="0082601E">
          <w:rPr>
            <w:noProof/>
            <w:webHidden/>
          </w:rPr>
          <w:tab/>
        </w:r>
        <w:r w:rsidR="0082601E">
          <w:rPr>
            <w:noProof/>
            <w:webHidden/>
          </w:rPr>
          <w:fldChar w:fldCharType="begin"/>
        </w:r>
        <w:r w:rsidR="0082601E">
          <w:rPr>
            <w:noProof/>
            <w:webHidden/>
          </w:rPr>
          <w:instrText xml:space="preserve"> PAGEREF _Toc152895968 \h </w:instrText>
        </w:r>
        <w:r w:rsidR="0082601E">
          <w:rPr>
            <w:noProof/>
            <w:webHidden/>
          </w:rPr>
        </w:r>
        <w:r w:rsidR="0082601E">
          <w:rPr>
            <w:noProof/>
            <w:webHidden/>
          </w:rPr>
          <w:fldChar w:fldCharType="separate"/>
        </w:r>
        <w:r w:rsidR="005635CE">
          <w:rPr>
            <w:noProof/>
            <w:webHidden/>
          </w:rPr>
          <w:t>59</w:t>
        </w:r>
        <w:r w:rsidR="0082601E">
          <w:rPr>
            <w:noProof/>
            <w:webHidden/>
          </w:rPr>
          <w:fldChar w:fldCharType="end"/>
        </w:r>
      </w:hyperlink>
    </w:p>
    <w:p w14:paraId="0767B5A0" w14:textId="77777777" w:rsidR="0082601E" w:rsidRPr="00E322FD" w:rsidRDefault="00000000">
      <w:pPr>
        <w:pStyle w:val="TOC1"/>
        <w:tabs>
          <w:tab w:val="right" w:leader="dot" w:pos="9062"/>
        </w:tabs>
        <w:rPr>
          <w:rFonts w:ascii="Calibri" w:hAnsi="Calibri"/>
          <w:noProof/>
          <w:kern w:val="2"/>
          <w:sz w:val="22"/>
          <w:szCs w:val="22"/>
        </w:rPr>
      </w:pPr>
      <w:hyperlink w:anchor="_Toc152895969" w:history="1">
        <w:r w:rsidR="0082601E" w:rsidRPr="002C2DA0">
          <w:rPr>
            <w:rStyle w:val="Hyperlink"/>
            <w:rFonts w:eastAsia="SimSun"/>
            <w:noProof/>
          </w:rPr>
          <w:t>DANH MỤC TÀI LIỆU THAM KHẢO</w:t>
        </w:r>
        <w:r w:rsidR="0082601E">
          <w:rPr>
            <w:noProof/>
            <w:webHidden/>
          </w:rPr>
          <w:tab/>
        </w:r>
        <w:r w:rsidR="0082601E">
          <w:rPr>
            <w:noProof/>
            <w:webHidden/>
          </w:rPr>
          <w:fldChar w:fldCharType="begin"/>
        </w:r>
        <w:r w:rsidR="0082601E">
          <w:rPr>
            <w:noProof/>
            <w:webHidden/>
          </w:rPr>
          <w:instrText xml:space="preserve"> PAGEREF _Toc152895969 \h </w:instrText>
        </w:r>
        <w:r w:rsidR="0082601E">
          <w:rPr>
            <w:noProof/>
            <w:webHidden/>
          </w:rPr>
        </w:r>
        <w:r w:rsidR="0082601E">
          <w:rPr>
            <w:noProof/>
            <w:webHidden/>
          </w:rPr>
          <w:fldChar w:fldCharType="separate"/>
        </w:r>
        <w:r w:rsidR="005635CE">
          <w:rPr>
            <w:noProof/>
            <w:webHidden/>
          </w:rPr>
          <w:t>60</w:t>
        </w:r>
        <w:r w:rsidR="0082601E">
          <w:rPr>
            <w:noProof/>
            <w:webHidden/>
          </w:rPr>
          <w:fldChar w:fldCharType="end"/>
        </w:r>
      </w:hyperlink>
    </w:p>
    <w:p w14:paraId="30AF7904" w14:textId="77777777" w:rsidR="0082601E" w:rsidRPr="00E322FD" w:rsidRDefault="00000000">
      <w:pPr>
        <w:pStyle w:val="TOC1"/>
        <w:tabs>
          <w:tab w:val="right" w:leader="dot" w:pos="9062"/>
        </w:tabs>
        <w:rPr>
          <w:rFonts w:ascii="Calibri" w:hAnsi="Calibri"/>
          <w:noProof/>
          <w:kern w:val="2"/>
          <w:sz w:val="22"/>
          <w:szCs w:val="22"/>
        </w:rPr>
      </w:pPr>
      <w:hyperlink w:anchor="_Toc152895970" w:history="1">
        <w:r w:rsidR="0082601E" w:rsidRPr="002C2DA0">
          <w:rPr>
            <w:rStyle w:val="Hyperlink"/>
            <w:rFonts w:eastAsia="SimSun"/>
            <w:noProof/>
          </w:rPr>
          <w:t>PHỤ LỤC</w:t>
        </w:r>
        <w:r w:rsidR="0082601E">
          <w:rPr>
            <w:noProof/>
            <w:webHidden/>
          </w:rPr>
          <w:tab/>
        </w:r>
        <w:r w:rsidR="0082601E">
          <w:rPr>
            <w:noProof/>
            <w:webHidden/>
          </w:rPr>
          <w:fldChar w:fldCharType="begin"/>
        </w:r>
        <w:r w:rsidR="0082601E">
          <w:rPr>
            <w:noProof/>
            <w:webHidden/>
          </w:rPr>
          <w:instrText xml:space="preserve"> PAGEREF _Toc152895970 \h </w:instrText>
        </w:r>
        <w:r w:rsidR="0082601E">
          <w:rPr>
            <w:noProof/>
            <w:webHidden/>
          </w:rPr>
        </w:r>
        <w:r w:rsidR="0082601E">
          <w:rPr>
            <w:noProof/>
            <w:webHidden/>
          </w:rPr>
          <w:fldChar w:fldCharType="separate"/>
        </w:r>
        <w:r w:rsidR="005635CE">
          <w:rPr>
            <w:noProof/>
            <w:webHidden/>
          </w:rPr>
          <w:t>61</w:t>
        </w:r>
        <w:r w:rsidR="0082601E">
          <w:rPr>
            <w:noProof/>
            <w:webHidden/>
          </w:rPr>
          <w:fldChar w:fldCharType="end"/>
        </w:r>
      </w:hyperlink>
    </w:p>
    <w:p w14:paraId="56C269A4" w14:textId="77777777" w:rsidR="00103C94" w:rsidRDefault="00587DF5" w:rsidP="00C33C0E">
      <w:pPr>
        <w:tabs>
          <w:tab w:val="center" w:pos="4536"/>
        </w:tabs>
        <w:spacing w:after="200" w:line="276" w:lineRule="auto"/>
        <w:jc w:val="both"/>
        <w:rPr>
          <w:b/>
          <w:bCs/>
          <w:sz w:val="26"/>
          <w:szCs w:val="26"/>
        </w:rPr>
      </w:pPr>
      <w:r>
        <w:rPr>
          <w:bCs/>
          <w:sz w:val="26"/>
          <w:szCs w:val="26"/>
        </w:rPr>
        <w:fldChar w:fldCharType="end"/>
      </w:r>
      <w:r w:rsidR="00C33C0E">
        <w:rPr>
          <w:bCs/>
          <w:sz w:val="26"/>
          <w:szCs w:val="26"/>
        </w:rPr>
        <w:tab/>
      </w:r>
    </w:p>
    <w:p w14:paraId="7B5B9496" w14:textId="77777777" w:rsidR="00103C94" w:rsidRDefault="0000026C" w:rsidP="00797DBE">
      <w:pPr>
        <w:spacing w:after="200" w:line="276" w:lineRule="auto"/>
        <w:jc w:val="center"/>
        <w:rPr>
          <w:b/>
          <w:bCs/>
          <w:sz w:val="26"/>
          <w:szCs w:val="26"/>
        </w:rPr>
      </w:pPr>
      <w:r>
        <w:rPr>
          <w:b/>
          <w:bCs/>
          <w:sz w:val="26"/>
          <w:szCs w:val="26"/>
        </w:rPr>
        <w:br w:type="page"/>
      </w:r>
      <w:r w:rsidR="00103C94">
        <w:rPr>
          <w:b/>
          <w:bCs/>
          <w:sz w:val="26"/>
          <w:szCs w:val="26"/>
        </w:rPr>
        <w:lastRenderedPageBreak/>
        <w:t>DANH MỤC HÌNH ẢNH – BẢNG BIỂU</w:t>
      </w:r>
    </w:p>
    <w:p w14:paraId="036040CC" w14:textId="77777777" w:rsidR="00C059F6" w:rsidRPr="00B17EB1" w:rsidRDefault="00C059F6">
      <w:pPr>
        <w:pStyle w:val="TableofFigures"/>
        <w:tabs>
          <w:tab w:val="right" w:leader="dot" w:pos="9062"/>
        </w:tabs>
        <w:rPr>
          <w:rFonts w:ascii="Calibri" w:hAnsi="Calibri"/>
          <w:noProof/>
          <w:kern w:val="2"/>
          <w:sz w:val="22"/>
          <w:szCs w:val="22"/>
        </w:rPr>
      </w:pPr>
      <w:r>
        <w:rPr>
          <w:b/>
          <w:bCs/>
          <w:szCs w:val="26"/>
        </w:rPr>
        <w:fldChar w:fldCharType="begin"/>
      </w:r>
      <w:r>
        <w:rPr>
          <w:b/>
          <w:bCs/>
          <w:szCs w:val="26"/>
        </w:rPr>
        <w:instrText xml:space="preserve"> TOC \h \z \c "Bảng" </w:instrText>
      </w:r>
      <w:r>
        <w:rPr>
          <w:b/>
          <w:bCs/>
          <w:szCs w:val="26"/>
        </w:rPr>
        <w:fldChar w:fldCharType="separate"/>
      </w:r>
      <w:hyperlink w:anchor="_Toc154880609" w:history="1">
        <w:r w:rsidRPr="00AA45FE">
          <w:rPr>
            <w:rStyle w:val="Hyperlink"/>
            <w:noProof/>
          </w:rPr>
          <w:t>Bảng 3.1: Danh sách các thực thể</w:t>
        </w:r>
        <w:r>
          <w:rPr>
            <w:noProof/>
            <w:webHidden/>
          </w:rPr>
          <w:tab/>
        </w:r>
        <w:r>
          <w:rPr>
            <w:noProof/>
            <w:webHidden/>
          </w:rPr>
          <w:fldChar w:fldCharType="begin"/>
        </w:r>
        <w:r>
          <w:rPr>
            <w:noProof/>
            <w:webHidden/>
          </w:rPr>
          <w:instrText xml:space="preserve"> PAGEREF _Toc154880609 \h </w:instrText>
        </w:r>
        <w:r>
          <w:rPr>
            <w:noProof/>
            <w:webHidden/>
          </w:rPr>
        </w:r>
        <w:r>
          <w:rPr>
            <w:noProof/>
            <w:webHidden/>
          </w:rPr>
          <w:fldChar w:fldCharType="separate"/>
        </w:r>
        <w:r>
          <w:rPr>
            <w:noProof/>
            <w:webHidden/>
          </w:rPr>
          <w:t>48</w:t>
        </w:r>
        <w:r>
          <w:rPr>
            <w:noProof/>
            <w:webHidden/>
          </w:rPr>
          <w:fldChar w:fldCharType="end"/>
        </w:r>
      </w:hyperlink>
    </w:p>
    <w:p w14:paraId="1EA280CB" w14:textId="77777777" w:rsidR="00C059F6" w:rsidRPr="00B17EB1" w:rsidRDefault="00000000">
      <w:pPr>
        <w:pStyle w:val="TableofFigures"/>
        <w:tabs>
          <w:tab w:val="right" w:leader="dot" w:pos="9062"/>
        </w:tabs>
        <w:rPr>
          <w:rFonts w:ascii="Calibri" w:hAnsi="Calibri"/>
          <w:noProof/>
          <w:kern w:val="2"/>
          <w:sz w:val="22"/>
          <w:szCs w:val="22"/>
        </w:rPr>
      </w:pPr>
      <w:hyperlink w:anchor="_Toc154880610" w:history="1">
        <w:r w:rsidR="00C059F6" w:rsidRPr="00AA45FE">
          <w:rPr>
            <w:rStyle w:val="Hyperlink"/>
            <w:noProof/>
          </w:rPr>
          <w:t>Bảng 3.2 Chi tiết thực thể “sanpham”</w:t>
        </w:r>
        <w:r w:rsidR="00C059F6">
          <w:rPr>
            <w:noProof/>
            <w:webHidden/>
          </w:rPr>
          <w:tab/>
        </w:r>
        <w:r w:rsidR="00C059F6">
          <w:rPr>
            <w:noProof/>
            <w:webHidden/>
          </w:rPr>
          <w:fldChar w:fldCharType="begin"/>
        </w:r>
        <w:r w:rsidR="00C059F6">
          <w:rPr>
            <w:noProof/>
            <w:webHidden/>
          </w:rPr>
          <w:instrText xml:space="preserve"> PAGEREF _Toc154880610 \h </w:instrText>
        </w:r>
        <w:r w:rsidR="00C059F6">
          <w:rPr>
            <w:noProof/>
            <w:webHidden/>
          </w:rPr>
        </w:r>
        <w:r w:rsidR="00C059F6">
          <w:rPr>
            <w:noProof/>
            <w:webHidden/>
          </w:rPr>
          <w:fldChar w:fldCharType="separate"/>
        </w:r>
        <w:r w:rsidR="00C059F6">
          <w:rPr>
            <w:noProof/>
            <w:webHidden/>
          </w:rPr>
          <w:t>49</w:t>
        </w:r>
        <w:r w:rsidR="00C059F6">
          <w:rPr>
            <w:noProof/>
            <w:webHidden/>
          </w:rPr>
          <w:fldChar w:fldCharType="end"/>
        </w:r>
      </w:hyperlink>
    </w:p>
    <w:p w14:paraId="5B33A571" w14:textId="77777777" w:rsidR="00C059F6" w:rsidRPr="00B17EB1" w:rsidRDefault="00000000">
      <w:pPr>
        <w:pStyle w:val="TableofFigures"/>
        <w:tabs>
          <w:tab w:val="right" w:leader="dot" w:pos="9062"/>
        </w:tabs>
        <w:rPr>
          <w:rFonts w:ascii="Calibri" w:hAnsi="Calibri"/>
          <w:noProof/>
          <w:kern w:val="2"/>
          <w:sz w:val="22"/>
          <w:szCs w:val="22"/>
        </w:rPr>
      </w:pPr>
      <w:hyperlink w:anchor="_Toc154880611" w:history="1">
        <w:r w:rsidR="00C059F6" w:rsidRPr="00AA45FE">
          <w:rPr>
            <w:rStyle w:val="Hyperlink"/>
            <w:noProof/>
          </w:rPr>
          <w:t>Bảng 3.3: Chi tiết thực thể “hinhanh”</w:t>
        </w:r>
        <w:r w:rsidR="00C059F6">
          <w:rPr>
            <w:noProof/>
            <w:webHidden/>
          </w:rPr>
          <w:tab/>
        </w:r>
        <w:r w:rsidR="00C059F6">
          <w:rPr>
            <w:noProof/>
            <w:webHidden/>
          </w:rPr>
          <w:fldChar w:fldCharType="begin"/>
        </w:r>
        <w:r w:rsidR="00C059F6">
          <w:rPr>
            <w:noProof/>
            <w:webHidden/>
          </w:rPr>
          <w:instrText xml:space="preserve"> PAGEREF _Toc154880611 \h </w:instrText>
        </w:r>
        <w:r w:rsidR="00C059F6">
          <w:rPr>
            <w:noProof/>
            <w:webHidden/>
          </w:rPr>
        </w:r>
        <w:r w:rsidR="00C059F6">
          <w:rPr>
            <w:noProof/>
            <w:webHidden/>
          </w:rPr>
          <w:fldChar w:fldCharType="separate"/>
        </w:r>
        <w:r w:rsidR="00C059F6">
          <w:rPr>
            <w:noProof/>
            <w:webHidden/>
          </w:rPr>
          <w:t>49</w:t>
        </w:r>
        <w:r w:rsidR="00C059F6">
          <w:rPr>
            <w:noProof/>
            <w:webHidden/>
          </w:rPr>
          <w:fldChar w:fldCharType="end"/>
        </w:r>
      </w:hyperlink>
    </w:p>
    <w:p w14:paraId="675EB4A5" w14:textId="77777777" w:rsidR="00C059F6" w:rsidRPr="00B17EB1" w:rsidRDefault="00000000">
      <w:pPr>
        <w:pStyle w:val="TableofFigures"/>
        <w:tabs>
          <w:tab w:val="right" w:leader="dot" w:pos="9062"/>
        </w:tabs>
        <w:rPr>
          <w:rFonts w:ascii="Calibri" w:hAnsi="Calibri"/>
          <w:noProof/>
          <w:kern w:val="2"/>
          <w:sz w:val="22"/>
          <w:szCs w:val="22"/>
        </w:rPr>
      </w:pPr>
      <w:hyperlink w:anchor="_Toc154880612" w:history="1">
        <w:r w:rsidR="00C059F6" w:rsidRPr="00AA45FE">
          <w:rPr>
            <w:rStyle w:val="Hyperlink"/>
            <w:noProof/>
          </w:rPr>
          <w:t>Bảng 3.4: Chi tiết thực thể “thuonghieu”</w:t>
        </w:r>
        <w:r w:rsidR="00C059F6">
          <w:rPr>
            <w:noProof/>
            <w:webHidden/>
          </w:rPr>
          <w:tab/>
        </w:r>
        <w:r w:rsidR="00C059F6">
          <w:rPr>
            <w:noProof/>
            <w:webHidden/>
          </w:rPr>
          <w:fldChar w:fldCharType="begin"/>
        </w:r>
        <w:r w:rsidR="00C059F6">
          <w:rPr>
            <w:noProof/>
            <w:webHidden/>
          </w:rPr>
          <w:instrText xml:space="preserve"> PAGEREF _Toc154880612 \h </w:instrText>
        </w:r>
        <w:r w:rsidR="00C059F6">
          <w:rPr>
            <w:noProof/>
            <w:webHidden/>
          </w:rPr>
        </w:r>
        <w:r w:rsidR="00C059F6">
          <w:rPr>
            <w:noProof/>
            <w:webHidden/>
          </w:rPr>
          <w:fldChar w:fldCharType="separate"/>
        </w:r>
        <w:r w:rsidR="00C059F6">
          <w:rPr>
            <w:noProof/>
            <w:webHidden/>
          </w:rPr>
          <w:t>49</w:t>
        </w:r>
        <w:r w:rsidR="00C059F6">
          <w:rPr>
            <w:noProof/>
            <w:webHidden/>
          </w:rPr>
          <w:fldChar w:fldCharType="end"/>
        </w:r>
      </w:hyperlink>
    </w:p>
    <w:p w14:paraId="3744FA8E" w14:textId="77777777" w:rsidR="00C059F6" w:rsidRPr="00B17EB1" w:rsidRDefault="00000000">
      <w:pPr>
        <w:pStyle w:val="TableofFigures"/>
        <w:tabs>
          <w:tab w:val="right" w:leader="dot" w:pos="9062"/>
        </w:tabs>
        <w:rPr>
          <w:rFonts w:ascii="Calibri" w:hAnsi="Calibri"/>
          <w:noProof/>
          <w:kern w:val="2"/>
          <w:sz w:val="22"/>
          <w:szCs w:val="22"/>
        </w:rPr>
      </w:pPr>
      <w:hyperlink w:anchor="_Toc154880613" w:history="1">
        <w:r w:rsidR="00C059F6" w:rsidRPr="00AA45FE">
          <w:rPr>
            <w:rStyle w:val="Hyperlink"/>
            <w:noProof/>
          </w:rPr>
          <w:t>Bảng 3.5: Chi tiết thực thể “nguoidung”</w:t>
        </w:r>
        <w:r w:rsidR="00C059F6">
          <w:rPr>
            <w:noProof/>
            <w:webHidden/>
          </w:rPr>
          <w:tab/>
        </w:r>
        <w:r w:rsidR="00C059F6">
          <w:rPr>
            <w:noProof/>
            <w:webHidden/>
          </w:rPr>
          <w:fldChar w:fldCharType="begin"/>
        </w:r>
        <w:r w:rsidR="00C059F6">
          <w:rPr>
            <w:noProof/>
            <w:webHidden/>
          </w:rPr>
          <w:instrText xml:space="preserve"> PAGEREF _Toc154880613 \h </w:instrText>
        </w:r>
        <w:r w:rsidR="00C059F6">
          <w:rPr>
            <w:noProof/>
            <w:webHidden/>
          </w:rPr>
        </w:r>
        <w:r w:rsidR="00C059F6">
          <w:rPr>
            <w:noProof/>
            <w:webHidden/>
          </w:rPr>
          <w:fldChar w:fldCharType="separate"/>
        </w:r>
        <w:r w:rsidR="00C059F6">
          <w:rPr>
            <w:noProof/>
            <w:webHidden/>
          </w:rPr>
          <w:t>50</w:t>
        </w:r>
        <w:r w:rsidR="00C059F6">
          <w:rPr>
            <w:noProof/>
            <w:webHidden/>
          </w:rPr>
          <w:fldChar w:fldCharType="end"/>
        </w:r>
      </w:hyperlink>
    </w:p>
    <w:p w14:paraId="6C4CE08A" w14:textId="77777777" w:rsidR="00797DBE" w:rsidRDefault="00C059F6">
      <w:pPr>
        <w:spacing w:after="200" w:line="276" w:lineRule="auto"/>
        <w:rPr>
          <w:b/>
          <w:bCs/>
          <w:sz w:val="26"/>
          <w:szCs w:val="26"/>
        </w:rPr>
      </w:pPr>
      <w:r>
        <w:rPr>
          <w:b/>
          <w:bCs/>
          <w:sz w:val="26"/>
          <w:szCs w:val="26"/>
        </w:rPr>
        <w:fldChar w:fldCharType="end"/>
      </w:r>
    </w:p>
    <w:p w14:paraId="5C4F0EDC" w14:textId="77777777" w:rsidR="00C059F6" w:rsidRPr="00B17EB1" w:rsidRDefault="00C059F6">
      <w:pPr>
        <w:pStyle w:val="TableofFigures"/>
        <w:tabs>
          <w:tab w:val="right" w:leader="dot" w:pos="9062"/>
        </w:tabs>
        <w:rPr>
          <w:rFonts w:ascii="Calibri" w:hAnsi="Calibri"/>
          <w:noProof/>
          <w:kern w:val="2"/>
          <w:sz w:val="22"/>
          <w:szCs w:val="22"/>
        </w:rPr>
      </w:pPr>
      <w:r>
        <w:rPr>
          <w:b/>
          <w:bCs/>
          <w:szCs w:val="26"/>
        </w:rPr>
        <w:fldChar w:fldCharType="begin"/>
      </w:r>
      <w:r>
        <w:rPr>
          <w:b/>
          <w:bCs/>
          <w:szCs w:val="26"/>
        </w:rPr>
        <w:instrText xml:space="preserve"> TOC \h \z \c "Hình" </w:instrText>
      </w:r>
      <w:r>
        <w:rPr>
          <w:b/>
          <w:bCs/>
          <w:szCs w:val="26"/>
        </w:rPr>
        <w:fldChar w:fldCharType="separate"/>
      </w:r>
      <w:hyperlink w:anchor="_Toc154880593" w:history="1">
        <w:r w:rsidRPr="00C3609E">
          <w:rPr>
            <w:rStyle w:val="Hyperlink"/>
            <w:noProof/>
          </w:rPr>
          <w:t>Hình 3.1 Cơ sở dữ liệu</w:t>
        </w:r>
        <w:r>
          <w:rPr>
            <w:noProof/>
            <w:webHidden/>
          </w:rPr>
          <w:tab/>
        </w:r>
        <w:r>
          <w:rPr>
            <w:noProof/>
            <w:webHidden/>
          </w:rPr>
          <w:fldChar w:fldCharType="begin"/>
        </w:r>
        <w:r>
          <w:rPr>
            <w:noProof/>
            <w:webHidden/>
          </w:rPr>
          <w:instrText xml:space="preserve"> PAGEREF _Toc154880593 \h </w:instrText>
        </w:r>
        <w:r>
          <w:rPr>
            <w:noProof/>
            <w:webHidden/>
          </w:rPr>
        </w:r>
        <w:r>
          <w:rPr>
            <w:noProof/>
            <w:webHidden/>
          </w:rPr>
          <w:fldChar w:fldCharType="separate"/>
        </w:r>
        <w:r>
          <w:rPr>
            <w:noProof/>
            <w:webHidden/>
          </w:rPr>
          <w:t>48</w:t>
        </w:r>
        <w:r>
          <w:rPr>
            <w:noProof/>
            <w:webHidden/>
          </w:rPr>
          <w:fldChar w:fldCharType="end"/>
        </w:r>
      </w:hyperlink>
    </w:p>
    <w:p w14:paraId="5FF9EA28" w14:textId="77777777" w:rsidR="00C059F6" w:rsidRPr="00B17EB1" w:rsidRDefault="00000000">
      <w:pPr>
        <w:pStyle w:val="TableofFigures"/>
        <w:tabs>
          <w:tab w:val="right" w:leader="dot" w:pos="9062"/>
        </w:tabs>
        <w:rPr>
          <w:rFonts w:ascii="Calibri" w:hAnsi="Calibri"/>
          <w:noProof/>
          <w:kern w:val="2"/>
          <w:sz w:val="22"/>
          <w:szCs w:val="22"/>
        </w:rPr>
      </w:pPr>
      <w:hyperlink w:anchor="_Toc154880594" w:history="1">
        <w:r w:rsidR="00C059F6" w:rsidRPr="00C3609E">
          <w:rPr>
            <w:rStyle w:val="Hyperlink"/>
            <w:noProof/>
          </w:rPr>
          <w:t>Hình 3.2 Sitemap cửa hàng điện thoại Trung Nghĩa Store</w:t>
        </w:r>
        <w:r w:rsidR="00C059F6">
          <w:rPr>
            <w:noProof/>
            <w:webHidden/>
          </w:rPr>
          <w:tab/>
        </w:r>
        <w:r w:rsidR="00C059F6">
          <w:rPr>
            <w:noProof/>
            <w:webHidden/>
          </w:rPr>
          <w:fldChar w:fldCharType="begin"/>
        </w:r>
        <w:r w:rsidR="00C059F6">
          <w:rPr>
            <w:noProof/>
            <w:webHidden/>
          </w:rPr>
          <w:instrText xml:space="preserve"> PAGEREF _Toc154880594 \h </w:instrText>
        </w:r>
        <w:r w:rsidR="00C059F6">
          <w:rPr>
            <w:noProof/>
            <w:webHidden/>
          </w:rPr>
        </w:r>
        <w:r w:rsidR="00C059F6">
          <w:rPr>
            <w:noProof/>
            <w:webHidden/>
          </w:rPr>
          <w:fldChar w:fldCharType="separate"/>
        </w:r>
        <w:r w:rsidR="00C059F6">
          <w:rPr>
            <w:noProof/>
            <w:webHidden/>
          </w:rPr>
          <w:t>50</w:t>
        </w:r>
        <w:r w:rsidR="00C059F6">
          <w:rPr>
            <w:noProof/>
            <w:webHidden/>
          </w:rPr>
          <w:fldChar w:fldCharType="end"/>
        </w:r>
      </w:hyperlink>
    </w:p>
    <w:p w14:paraId="1198F160" w14:textId="77777777" w:rsidR="00C059F6" w:rsidRPr="00B17EB1" w:rsidRDefault="00000000">
      <w:pPr>
        <w:pStyle w:val="TableofFigures"/>
        <w:tabs>
          <w:tab w:val="right" w:leader="dot" w:pos="9062"/>
        </w:tabs>
        <w:rPr>
          <w:rFonts w:ascii="Calibri" w:hAnsi="Calibri"/>
          <w:noProof/>
          <w:kern w:val="2"/>
          <w:sz w:val="22"/>
          <w:szCs w:val="22"/>
        </w:rPr>
      </w:pPr>
      <w:hyperlink w:anchor="_Toc154880595" w:history="1">
        <w:r w:rsidR="00C059F6" w:rsidRPr="00C3609E">
          <w:rPr>
            <w:rStyle w:val="Hyperlink"/>
            <w:noProof/>
          </w:rPr>
          <w:t>Hình 4.1 Bảng hình ảnh</w:t>
        </w:r>
        <w:r w:rsidR="00C059F6">
          <w:rPr>
            <w:noProof/>
            <w:webHidden/>
          </w:rPr>
          <w:tab/>
        </w:r>
        <w:r w:rsidR="00C059F6">
          <w:rPr>
            <w:noProof/>
            <w:webHidden/>
          </w:rPr>
          <w:fldChar w:fldCharType="begin"/>
        </w:r>
        <w:r w:rsidR="00C059F6">
          <w:rPr>
            <w:noProof/>
            <w:webHidden/>
          </w:rPr>
          <w:instrText xml:space="preserve"> PAGEREF _Toc154880595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3370B87B" w14:textId="77777777" w:rsidR="00C059F6" w:rsidRPr="00B17EB1" w:rsidRDefault="00000000">
      <w:pPr>
        <w:pStyle w:val="TableofFigures"/>
        <w:tabs>
          <w:tab w:val="right" w:leader="dot" w:pos="9062"/>
        </w:tabs>
        <w:rPr>
          <w:rFonts w:ascii="Calibri" w:hAnsi="Calibri"/>
          <w:noProof/>
          <w:kern w:val="2"/>
          <w:sz w:val="22"/>
          <w:szCs w:val="22"/>
        </w:rPr>
      </w:pPr>
      <w:hyperlink w:anchor="_Toc154880596" w:history="1">
        <w:r w:rsidR="00C059F6" w:rsidRPr="00C3609E">
          <w:rPr>
            <w:rStyle w:val="Hyperlink"/>
            <w:noProof/>
          </w:rPr>
          <w:t>Hình 4.2 Bảng sản phẩm</w:t>
        </w:r>
        <w:r w:rsidR="00C059F6">
          <w:rPr>
            <w:noProof/>
            <w:webHidden/>
          </w:rPr>
          <w:tab/>
        </w:r>
        <w:r w:rsidR="00C059F6">
          <w:rPr>
            <w:noProof/>
            <w:webHidden/>
          </w:rPr>
          <w:fldChar w:fldCharType="begin"/>
        </w:r>
        <w:r w:rsidR="00C059F6">
          <w:rPr>
            <w:noProof/>
            <w:webHidden/>
          </w:rPr>
          <w:instrText xml:space="preserve"> PAGEREF _Toc154880596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066220E7" w14:textId="77777777" w:rsidR="00C059F6" w:rsidRPr="00B17EB1" w:rsidRDefault="00000000">
      <w:pPr>
        <w:pStyle w:val="TableofFigures"/>
        <w:tabs>
          <w:tab w:val="right" w:leader="dot" w:pos="9062"/>
        </w:tabs>
        <w:rPr>
          <w:rFonts w:ascii="Calibri" w:hAnsi="Calibri"/>
          <w:noProof/>
          <w:kern w:val="2"/>
          <w:sz w:val="22"/>
          <w:szCs w:val="22"/>
        </w:rPr>
      </w:pPr>
      <w:hyperlink w:anchor="_Toc154880597" w:history="1">
        <w:r w:rsidR="00C059F6" w:rsidRPr="00C3609E">
          <w:rPr>
            <w:rStyle w:val="Hyperlink"/>
            <w:noProof/>
          </w:rPr>
          <w:t>Hình 4.3 Bảng thương hiệu</w:t>
        </w:r>
        <w:r w:rsidR="00C059F6">
          <w:rPr>
            <w:noProof/>
            <w:webHidden/>
          </w:rPr>
          <w:tab/>
        </w:r>
        <w:r w:rsidR="00C059F6">
          <w:rPr>
            <w:noProof/>
            <w:webHidden/>
          </w:rPr>
          <w:fldChar w:fldCharType="begin"/>
        </w:r>
        <w:r w:rsidR="00C059F6">
          <w:rPr>
            <w:noProof/>
            <w:webHidden/>
          </w:rPr>
          <w:instrText xml:space="preserve"> PAGEREF _Toc154880597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7D94E5B4" w14:textId="77777777" w:rsidR="00C059F6" w:rsidRPr="00B17EB1" w:rsidRDefault="00000000">
      <w:pPr>
        <w:pStyle w:val="TableofFigures"/>
        <w:tabs>
          <w:tab w:val="right" w:leader="dot" w:pos="9062"/>
        </w:tabs>
        <w:rPr>
          <w:rFonts w:ascii="Calibri" w:hAnsi="Calibri"/>
          <w:noProof/>
          <w:kern w:val="2"/>
          <w:sz w:val="22"/>
          <w:szCs w:val="22"/>
        </w:rPr>
      </w:pPr>
      <w:hyperlink w:anchor="_Toc154880598" w:history="1">
        <w:r w:rsidR="00C059F6" w:rsidRPr="00C3609E">
          <w:rPr>
            <w:rStyle w:val="Hyperlink"/>
            <w:noProof/>
          </w:rPr>
          <w:t>Hình 4.4 Bảng người dùng</w:t>
        </w:r>
        <w:r w:rsidR="00C059F6">
          <w:rPr>
            <w:noProof/>
            <w:webHidden/>
          </w:rPr>
          <w:tab/>
        </w:r>
        <w:r w:rsidR="00C059F6">
          <w:rPr>
            <w:noProof/>
            <w:webHidden/>
          </w:rPr>
          <w:fldChar w:fldCharType="begin"/>
        </w:r>
        <w:r w:rsidR="00C059F6">
          <w:rPr>
            <w:noProof/>
            <w:webHidden/>
          </w:rPr>
          <w:instrText xml:space="preserve"> PAGEREF _Toc154880598 \h </w:instrText>
        </w:r>
        <w:r w:rsidR="00C059F6">
          <w:rPr>
            <w:noProof/>
            <w:webHidden/>
          </w:rPr>
        </w:r>
        <w:r w:rsidR="00C059F6">
          <w:rPr>
            <w:noProof/>
            <w:webHidden/>
          </w:rPr>
          <w:fldChar w:fldCharType="separate"/>
        </w:r>
        <w:r w:rsidR="00C059F6">
          <w:rPr>
            <w:noProof/>
            <w:webHidden/>
          </w:rPr>
          <w:t>53</w:t>
        </w:r>
        <w:r w:rsidR="00C059F6">
          <w:rPr>
            <w:noProof/>
            <w:webHidden/>
          </w:rPr>
          <w:fldChar w:fldCharType="end"/>
        </w:r>
      </w:hyperlink>
    </w:p>
    <w:p w14:paraId="543D158A" w14:textId="77777777" w:rsidR="00C059F6" w:rsidRPr="00B17EB1" w:rsidRDefault="00000000">
      <w:pPr>
        <w:pStyle w:val="TableofFigures"/>
        <w:tabs>
          <w:tab w:val="right" w:leader="dot" w:pos="9062"/>
        </w:tabs>
        <w:rPr>
          <w:rFonts w:ascii="Calibri" w:hAnsi="Calibri"/>
          <w:noProof/>
          <w:kern w:val="2"/>
          <w:sz w:val="22"/>
          <w:szCs w:val="22"/>
        </w:rPr>
      </w:pPr>
      <w:hyperlink w:anchor="_Toc154880599" w:history="1">
        <w:r w:rsidR="00C059F6" w:rsidRPr="00C3609E">
          <w:rPr>
            <w:rStyle w:val="Hyperlink"/>
            <w:noProof/>
          </w:rPr>
          <w:t>Hình 4.5 Xem trang chủ</w:t>
        </w:r>
        <w:r w:rsidR="00C059F6">
          <w:rPr>
            <w:noProof/>
            <w:webHidden/>
          </w:rPr>
          <w:tab/>
        </w:r>
        <w:r w:rsidR="00C059F6">
          <w:rPr>
            <w:noProof/>
            <w:webHidden/>
          </w:rPr>
          <w:fldChar w:fldCharType="begin"/>
        </w:r>
        <w:r w:rsidR="00C059F6">
          <w:rPr>
            <w:noProof/>
            <w:webHidden/>
          </w:rPr>
          <w:instrText xml:space="preserve"> PAGEREF _Toc154880599 \h </w:instrText>
        </w:r>
        <w:r w:rsidR="00C059F6">
          <w:rPr>
            <w:noProof/>
            <w:webHidden/>
          </w:rPr>
        </w:r>
        <w:r w:rsidR="00C059F6">
          <w:rPr>
            <w:noProof/>
            <w:webHidden/>
          </w:rPr>
          <w:fldChar w:fldCharType="separate"/>
        </w:r>
        <w:r w:rsidR="00C059F6">
          <w:rPr>
            <w:noProof/>
            <w:webHidden/>
          </w:rPr>
          <w:t>54</w:t>
        </w:r>
        <w:r w:rsidR="00C059F6">
          <w:rPr>
            <w:noProof/>
            <w:webHidden/>
          </w:rPr>
          <w:fldChar w:fldCharType="end"/>
        </w:r>
      </w:hyperlink>
    </w:p>
    <w:p w14:paraId="46701F62" w14:textId="77777777" w:rsidR="00C059F6" w:rsidRPr="00B17EB1" w:rsidRDefault="00000000">
      <w:pPr>
        <w:pStyle w:val="TableofFigures"/>
        <w:tabs>
          <w:tab w:val="right" w:leader="dot" w:pos="9062"/>
        </w:tabs>
        <w:rPr>
          <w:rFonts w:ascii="Calibri" w:hAnsi="Calibri"/>
          <w:noProof/>
          <w:kern w:val="2"/>
          <w:sz w:val="22"/>
          <w:szCs w:val="22"/>
        </w:rPr>
      </w:pPr>
      <w:hyperlink w:anchor="_Toc154880600" w:history="1">
        <w:r w:rsidR="00C059F6" w:rsidRPr="00C3609E">
          <w:rPr>
            <w:rStyle w:val="Hyperlink"/>
            <w:noProof/>
          </w:rPr>
          <w:t>Hình 4.6 Xem chi tiết sản phẩm</w:t>
        </w:r>
        <w:r w:rsidR="00C059F6">
          <w:rPr>
            <w:noProof/>
            <w:webHidden/>
          </w:rPr>
          <w:tab/>
        </w:r>
        <w:r w:rsidR="00C059F6">
          <w:rPr>
            <w:noProof/>
            <w:webHidden/>
          </w:rPr>
          <w:fldChar w:fldCharType="begin"/>
        </w:r>
        <w:r w:rsidR="00C059F6">
          <w:rPr>
            <w:noProof/>
            <w:webHidden/>
          </w:rPr>
          <w:instrText xml:space="preserve"> PAGEREF _Toc154880600 \h </w:instrText>
        </w:r>
        <w:r w:rsidR="00C059F6">
          <w:rPr>
            <w:noProof/>
            <w:webHidden/>
          </w:rPr>
        </w:r>
        <w:r w:rsidR="00C059F6">
          <w:rPr>
            <w:noProof/>
            <w:webHidden/>
          </w:rPr>
          <w:fldChar w:fldCharType="separate"/>
        </w:r>
        <w:r w:rsidR="00C059F6">
          <w:rPr>
            <w:noProof/>
            <w:webHidden/>
          </w:rPr>
          <w:t>54</w:t>
        </w:r>
        <w:r w:rsidR="00C059F6">
          <w:rPr>
            <w:noProof/>
            <w:webHidden/>
          </w:rPr>
          <w:fldChar w:fldCharType="end"/>
        </w:r>
      </w:hyperlink>
    </w:p>
    <w:p w14:paraId="5670BAAE" w14:textId="77777777" w:rsidR="00C059F6" w:rsidRPr="00B17EB1" w:rsidRDefault="00000000">
      <w:pPr>
        <w:pStyle w:val="TableofFigures"/>
        <w:tabs>
          <w:tab w:val="right" w:leader="dot" w:pos="9062"/>
        </w:tabs>
        <w:rPr>
          <w:rFonts w:ascii="Calibri" w:hAnsi="Calibri"/>
          <w:noProof/>
          <w:kern w:val="2"/>
          <w:sz w:val="22"/>
          <w:szCs w:val="22"/>
        </w:rPr>
      </w:pPr>
      <w:hyperlink w:anchor="_Toc154880601" w:history="1">
        <w:r w:rsidR="00C059F6" w:rsidRPr="00C3609E">
          <w:rPr>
            <w:rStyle w:val="Hyperlink"/>
            <w:noProof/>
          </w:rPr>
          <w:t>Hình 4.7 Chức năng lọc theo hãng</w:t>
        </w:r>
        <w:r w:rsidR="00C059F6">
          <w:rPr>
            <w:noProof/>
            <w:webHidden/>
          </w:rPr>
          <w:tab/>
        </w:r>
        <w:r w:rsidR="00C059F6">
          <w:rPr>
            <w:noProof/>
            <w:webHidden/>
          </w:rPr>
          <w:fldChar w:fldCharType="begin"/>
        </w:r>
        <w:r w:rsidR="00C059F6">
          <w:rPr>
            <w:noProof/>
            <w:webHidden/>
          </w:rPr>
          <w:instrText xml:space="preserve"> PAGEREF _Toc154880601 \h </w:instrText>
        </w:r>
        <w:r w:rsidR="00C059F6">
          <w:rPr>
            <w:noProof/>
            <w:webHidden/>
          </w:rPr>
        </w:r>
        <w:r w:rsidR="00C059F6">
          <w:rPr>
            <w:noProof/>
            <w:webHidden/>
          </w:rPr>
          <w:fldChar w:fldCharType="separate"/>
        </w:r>
        <w:r w:rsidR="00C059F6">
          <w:rPr>
            <w:noProof/>
            <w:webHidden/>
          </w:rPr>
          <w:t>55</w:t>
        </w:r>
        <w:r w:rsidR="00C059F6">
          <w:rPr>
            <w:noProof/>
            <w:webHidden/>
          </w:rPr>
          <w:fldChar w:fldCharType="end"/>
        </w:r>
      </w:hyperlink>
    </w:p>
    <w:p w14:paraId="3DB69B60" w14:textId="77777777" w:rsidR="00C059F6" w:rsidRPr="00B17EB1" w:rsidRDefault="00000000">
      <w:pPr>
        <w:pStyle w:val="TableofFigures"/>
        <w:tabs>
          <w:tab w:val="right" w:leader="dot" w:pos="9062"/>
        </w:tabs>
        <w:rPr>
          <w:rFonts w:ascii="Calibri" w:hAnsi="Calibri"/>
          <w:noProof/>
          <w:kern w:val="2"/>
          <w:sz w:val="22"/>
          <w:szCs w:val="22"/>
        </w:rPr>
      </w:pPr>
      <w:hyperlink w:anchor="_Toc154880602" w:history="1">
        <w:r w:rsidR="00C059F6" w:rsidRPr="00C3609E">
          <w:rPr>
            <w:rStyle w:val="Hyperlink"/>
            <w:noProof/>
          </w:rPr>
          <w:t>Hình 4.8 Chức năng lọc theo giá</w:t>
        </w:r>
        <w:r w:rsidR="00C059F6">
          <w:rPr>
            <w:noProof/>
            <w:webHidden/>
          </w:rPr>
          <w:tab/>
        </w:r>
        <w:r w:rsidR="00C059F6">
          <w:rPr>
            <w:noProof/>
            <w:webHidden/>
          </w:rPr>
          <w:fldChar w:fldCharType="begin"/>
        </w:r>
        <w:r w:rsidR="00C059F6">
          <w:rPr>
            <w:noProof/>
            <w:webHidden/>
          </w:rPr>
          <w:instrText xml:space="preserve"> PAGEREF _Toc154880602 \h </w:instrText>
        </w:r>
        <w:r w:rsidR="00C059F6">
          <w:rPr>
            <w:noProof/>
            <w:webHidden/>
          </w:rPr>
        </w:r>
        <w:r w:rsidR="00C059F6">
          <w:rPr>
            <w:noProof/>
            <w:webHidden/>
          </w:rPr>
          <w:fldChar w:fldCharType="separate"/>
        </w:r>
        <w:r w:rsidR="00C059F6">
          <w:rPr>
            <w:noProof/>
            <w:webHidden/>
          </w:rPr>
          <w:t>55</w:t>
        </w:r>
        <w:r w:rsidR="00C059F6">
          <w:rPr>
            <w:noProof/>
            <w:webHidden/>
          </w:rPr>
          <w:fldChar w:fldCharType="end"/>
        </w:r>
      </w:hyperlink>
    </w:p>
    <w:p w14:paraId="21737683" w14:textId="77777777" w:rsidR="00C059F6" w:rsidRPr="00B17EB1" w:rsidRDefault="00000000">
      <w:pPr>
        <w:pStyle w:val="TableofFigures"/>
        <w:tabs>
          <w:tab w:val="right" w:leader="dot" w:pos="9062"/>
        </w:tabs>
        <w:rPr>
          <w:rFonts w:ascii="Calibri" w:hAnsi="Calibri"/>
          <w:noProof/>
          <w:kern w:val="2"/>
          <w:sz w:val="22"/>
          <w:szCs w:val="22"/>
        </w:rPr>
      </w:pPr>
      <w:hyperlink w:anchor="_Toc154880603" w:history="1">
        <w:r w:rsidR="00C059F6" w:rsidRPr="00C3609E">
          <w:rPr>
            <w:rStyle w:val="Hyperlink"/>
            <w:noProof/>
          </w:rPr>
          <w:t>Hình 4.9 Chức năng tìm kiếm</w:t>
        </w:r>
        <w:r w:rsidR="00C059F6">
          <w:rPr>
            <w:noProof/>
            <w:webHidden/>
          </w:rPr>
          <w:tab/>
        </w:r>
        <w:r w:rsidR="00C059F6">
          <w:rPr>
            <w:noProof/>
            <w:webHidden/>
          </w:rPr>
          <w:fldChar w:fldCharType="begin"/>
        </w:r>
        <w:r w:rsidR="00C059F6">
          <w:rPr>
            <w:noProof/>
            <w:webHidden/>
          </w:rPr>
          <w:instrText xml:space="preserve"> PAGEREF _Toc154880603 \h </w:instrText>
        </w:r>
        <w:r w:rsidR="00C059F6">
          <w:rPr>
            <w:noProof/>
            <w:webHidden/>
          </w:rPr>
        </w:r>
        <w:r w:rsidR="00C059F6">
          <w:rPr>
            <w:noProof/>
            <w:webHidden/>
          </w:rPr>
          <w:fldChar w:fldCharType="separate"/>
        </w:r>
        <w:r w:rsidR="00C059F6">
          <w:rPr>
            <w:noProof/>
            <w:webHidden/>
          </w:rPr>
          <w:t>56</w:t>
        </w:r>
        <w:r w:rsidR="00C059F6">
          <w:rPr>
            <w:noProof/>
            <w:webHidden/>
          </w:rPr>
          <w:fldChar w:fldCharType="end"/>
        </w:r>
      </w:hyperlink>
    </w:p>
    <w:p w14:paraId="659641C0" w14:textId="77777777" w:rsidR="00C059F6" w:rsidRPr="00B17EB1" w:rsidRDefault="00000000">
      <w:pPr>
        <w:pStyle w:val="TableofFigures"/>
        <w:tabs>
          <w:tab w:val="right" w:leader="dot" w:pos="9062"/>
        </w:tabs>
        <w:rPr>
          <w:rFonts w:ascii="Calibri" w:hAnsi="Calibri"/>
          <w:noProof/>
          <w:kern w:val="2"/>
          <w:sz w:val="22"/>
          <w:szCs w:val="22"/>
        </w:rPr>
      </w:pPr>
      <w:hyperlink w:anchor="_Toc154880604" w:history="1">
        <w:r w:rsidR="00C059F6" w:rsidRPr="00C3609E">
          <w:rPr>
            <w:rStyle w:val="Hyperlink"/>
            <w:noProof/>
          </w:rPr>
          <w:t>Hình 4.10 Chức năng đăng nhập</w:t>
        </w:r>
        <w:r w:rsidR="00C059F6">
          <w:rPr>
            <w:noProof/>
            <w:webHidden/>
          </w:rPr>
          <w:tab/>
        </w:r>
        <w:r w:rsidR="00C059F6">
          <w:rPr>
            <w:noProof/>
            <w:webHidden/>
          </w:rPr>
          <w:fldChar w:fldCharType="begin"/>
        </w:r>
        <w:r w:rsidR="00C059F6">
          <w:rPr>
            <w:noProof/>
            <w:webHidden/>
          </w:rPr>
          <w:instrText xml:space="preserve"> PAGEREF _Toc154880604 \h </w:instrText>
        </w:r>
        <w:r w:rsidR="00C059F6">
          <w:rPr>
            <w:noProof/>
            <w:webHidden/>
          </w:rPr>
        </w:r>
        <w:r w:rsidR="00C059F6">
          <w:rPr>
            <w:noProof/>
            <w:webHidden/>
          </w:rPr>
          <w:fldChar w:fldCharType="separate"/>
        </w:r>
        <w:r w:rsidR="00C059F6">
          <w:rPr>
            <w:noProof/>
            <w:webHidden/>
          </w:rPr>
          <w:t>56</w:t>
        </w:r>
        <w:r w:rsidR="00C059F6">
          <w:rPr>
            <w:noProof/>
            <w:webHidden/>
          </w:rPr>
          <w:fldChar w:fldCharType="end"/>
        </w:r>
      </w:hyperlink>
    </w:p>
    <w:p w14:paraId="50654B80" w14:textId="77777777" w:rsidR="00C059F6" w:rsidRPr="00B17EB1" w:rsidRDefault="00000000">
      <w:pPr>
        <w:pStyle w:val="TableofFigures"/>
        <w:tabs>
          <w:tab w:val="right" w:leader="dot" w:pos="9062"/>
        </w:tabs>
        <w:rPr>
          <w:rFonts w:ascii="Calibri" w:hAnsi="Calibri"/>
          <w:noProof/>
          <w:kern w:val="2"/>
          <w:sz w:val="22"/>
          <w:szCs w:val="22"/>
        </w:rPr>
      </w:pPr>
      <w:hyperlink w:anchor="_Toc154880605" w:history="1">
        <w:r w:rsidR="00C059F6" w:rsidRPr="00C3609E">
          <w:rPr>
            <w:rStyle w:val="Hyperlink"/>
            <w:noProof/>
          </w:rPr>
          <w:t>Hình 4.11 Quản lý thương hiệu</w:t>
        </w:r>
        <w:r w:rsidR="00C059F6">
          <w:rPr>
            <w:noProof/>
            <w:webHidden/>
          </w:rPr>
          <w:tab/>
        </w:r>
        <w:r w:rsidR="00C059F6">
          <w:rPr>
            <w:noProof/>
            <w:webHidden/>
          </w:rPr>
          <w:fldChar w:fldCharType="begin"/>
        </w:r>
        <w:r w:rsidR="00C059F6">
          <w:rPr>
            <w:noProof/>
            <w:webHidden/>
          </w:rPr>
          <w:instrText xml:space="preserve"> PAGEREF _Toc154880605 \h </w:instrText>
        </w:r>
        <w:r w:rsidR="00C059F6">
          <w:rPr>
            <w:noProof/>
            <w:webHidden/>
          </w:rPr>
        </w:r>
        <w:r w:rsidR="00C059F6">
          <w:rPr>
            <w:noProof/>
            <w:webHidden/>
          </w:rPr>
          <w:fldChar w:fldCharType="separate"/>
        </w:r>
        <w:r w:rsidR="00C059F6">
          <w:rPr>
            <w:noProof/>
            <w:webHidden/>
          </w:rPr>
          <w:t>57</w:t>
        </w:r>
        <w:r w:rsidR="00C059F6">
          <w:rPr>
            <w:noProof/>
            <w:webHidden/>
          </w:rPr>
          <w:fldChar w:fldCharType="end"/>
        </w:r>
      </w:hyperlink>
    </w:p>
    <w:p w14:paraId="590E44CA" w14:textId="77777777" w:rsidR="00C059F6" w:rsidRPr="00B17EB1" w:rsidRDefault="00000000">
      <w:pPr>
        <w:pStyle w:val="TableofFigures"/>
        <w:tabs>
          <w:tab w:val="right" w:leader="dot" w:pos="9062"/>
        </w:tabs>
        <w:rPr>
          <w:rFonts w:ascii="Calibri" w:hAnsi="Calibri"/>
          <w:noProof/>
          <w:kern w:val="2"/>
          <w:sz w:val="22"/>
          <w:szCs w:val="22"/>
        </w:rPr>
      </w:pPr>
      <w:hyperlink w:anchor="_Toc154880606" w:history="1">
        <w:r w:rsidR="00C059F6" w:rsidRPr="00C3609E">
          <w:rPr>
            <w:rStyle w:val="Hyperlink"/>
            <w:noProof/>
          </w:rPr>
          <w:t>Hình 4.12 Quản lý sản phẩm</w:t>
        </w:r>
        <w:r w:rsidR="00C059F6">
          <w:rPr>
            <w:noProof/>
            <w:webHidden/>
          </w:rPr>
          <w:tab/>
        </w:r>
        <w:r w:rsidR="00C059F6">
          <w:rPr>
            <w:noProof/>
            <w:webHidden/>
          </w:rPr>
          <w:fldChar w:fldCharType="begin"/>
        </w:r>
        <w:r w:rsidR="00C059F6">
          <w:rPr>
            <w:noProof/>
            <w:webHidden/>
          </w:rPr>
          <w:instrText xml:space="preserve"> PAGEREF _Toc154880606 \h </w:instrText>
        </w:r>
        <w:r w:rsidR="00C059F6">
          <w:rPr>
            <w:noProof/>
            <w:webHidden/>
          </w:rPr>
        </w:r>
        <w:r w:rsidR="00C059F6">
          <w:rPr>
            <w:noProof/>
            <w:webHidden/>
          </w:rPr>
          <w:fldChar w:fldCharType="separate"/>
        </w:r>
        <w:r w:rsidR="00C059F6">
          <w:rPr>
            <w:noProof/>
            <w:webHidden/>
          </w:rPr>
          <w:t>57</w:t>
        </w:r>
        <w:r w:rsidR="00C059F6">
          <w:rPr>
            <w:noProof/>
            <w:webHidden/>
          </w:rPr>
          <w:fldChar w:fldCharType="end"/>
        </w:r>
      </w:hyperlink>
    </w:p>
    <w:p w14:paraId="1371EAAD" w14:textId="77777777" w:rsidR="00C059F6" w:rsidRPr="00B17EB1" w:rsidRDefault="00000000">
      <w:pPr>
        <w:pStyle w:val="TableofFigures"/>
        <w:tabs>
          <w:tab w:val="right" w:leader="dot" w:pos="9062"/>
        </w:tabs>
        <w:rPr>
          <w:rFonts w:ascii="Calibri" w:hAnsi="Calibri"/>
          <w:noProof/>
          <w:kern w:val="2"/>
          <w:sz w:val="22"/>
          <w:szCs w:val="22"/>
        </w:rPr>
      </w:pPr>
      <w:hyperlink w:anchor="_Toc154880607" w:history="1">
        <w:r w:rsidR="00C059F6" w:rsidRPr="00C3609E">
          <w:rPr>
            <w:rStyle w:val="Hyperlink"/>
            <w:noProof/>
          </w:rPr>
          <w:t>Hình 4.13 Quản lý người dùng</w:t>
        </w:r>
        <w:r w:rsidR="00C059F6">
          <w:rPr>
            <w:noProof/>
            <w:webHidden/>
          </w:rPr>
          <w:tab/>
        </w:r>
        <w:r w:rsidR="00C059F6">
          <w:rPr>
            <w:noProof/>
            <w:webHidden/>
          </w:rPr>
          <w:fldChar w:fldCharType="begin"/>
        </w:r>
        <w:r w:rsidR="00C059F6">
          <w:rPr>
            <w:noProof/>
            <w:webHidden/>
          </w:rPr>
          <w:instrText xml:space="preserve"> PAGEREF _Toc154880607 \h </w:instrText>
        </w:r>
        <w:r w:rsidR="00C059F6">
          <w:rPr>
            <w:noProof/>
            <w:webHidden/>
          </w:rPr>
        </w:r>
        <w:r w:rsidR="00C059F6">
          <w:rPr>
            <w:noProof/>
            <w:webHidden/>
          </w:rPr>
          <w:fldChar w:fldCharType="separate"/>
        </w:r>
        <w:r w:rsidR="00C059F6">
          <w:rPr>
            <w:noProof/>
            <w:webHidden/>
          </w:rPr>
          <w:t>57</w:t>
        </w:r>
        <w:r w:rsidR="00C059F6">
          <w:rPr>
            <w:noProof/>
            <w:webHidden/>
          </w:rPr>
          <w:fldChar w:fldCharType="end"/>
        </w:r>
      </w:hyperlink>
    </w:p>
    <w:p w14:paraId="1444BAE7" w14:textId="77777777" w:rsidR="00C059F6" w:rsidRPr="00B17EB1" w:rsidRDefault="00000000">
      <w:pPr>
        <w:pStyle w:val="TableofFigures"/>
        <w:tabs>
          <w:tab w:val="right" w:leader="dot" w:pos="9062"/>
        </w:tabs>
        <w:rPr>
          <w:rFonts w:ascii="Calibri" w:hAnsi="Calibri"/>
          <w:noProof/>
          <w:kern w:val="2"/>
          <w:sz w:val="22"/>
          <w:szCs w:val="22"/>
        </w:rPr>
      </w:pPr>
      <w:hyperlink w:anchor="_Toc154880608" w:history="1">
        <w:r w:rsidR="00C059F6" w:rsidRPr="00C3609E">
          <w:rPr>
            <w:rStyle w:val="Hyperlink"/>
            <w:noProof/>
          </w:rPr>
          <w:t>Hình 4.14 Thống kê sản phẩm</w:t>
        </w:r>
        <w:r w:rsidR="00C059F6">
          <w:rPr>
            <w:noProof/>
            <w:webHidden/>
          </w:rPr>
          <w:tab/>
        </w:r>
        <w:r w:rsidR="00C059F6">
          <w:rPr>
            <w:noProof/>
            <w:webHidden/>
          </w:rPr>
          <w:fldChar w:fldCharType="begin"/>
        </w:r>
        <w:r w:rsidR="00C059F6">
          <w:rPr>
            <w:noProof/>
            <w:webHidden/>
          </w:rPr>
          <w:instrText xml:space="preserve"> PAGEREF _Toc154880608 \h </w:instrText>
        </w:r>
        <w:r w:rsidR="00C059F6">
          <w:rPr>
            <w:noProof/>
            <w:webHidden/>
          </w:rPr>
        </w:r>
        <w:r w:rsidR="00C059F6">
          <w:rPr>
            <w:noProof/>
            <w:webHidden/>
          </w:rPr>
          <w:fldChar w:fldCharType="separate"/>
        </w:r>
        <w:r w:rsidR="00C059F6">
          <w:rPr>
            <w:noProof/>
            <w:webHidden/>
          </w:rPr>
          <w:t>58</w:t>
        </w:r>
        <w:r w:rsidR="00C059F6">
          <w:rPr>
            <w:noProof/>
            <w:webHidden/>
          </w:rPr>
          <w:fldChar w:fldCharType="end"/>
        </w:r>
      </w:hyperlink>
    </w:p>
    <w:p w14:paraId="2BC2F168" w14:textId="77777777" w:rsidR="008C0A51" w:rsidRDefault="00C059F6">
      <w:pPr>
        <w:spacing w:after="200" w:line="276" w:lineRule="auto"/>
        <w:rPr>
          <w:b/>
          <w:bCs/>
          <w:sz w:val="26"/>
          <w:szCs w:val="26"/>
        </w:rPr>
      </w:pPr>
      <w:r>
        <w:rPr>
          <w:b/>
          <w:bCs/>
          <w:sz w:val="26"/>
          <w:szCs w:val="26"/>
        </w:rPr>
        <w:fldChar w:fldCharType="end"/>
      </w:r>
    </w:p>
    <w:p w14:paraId="70B3F32D" w14:textId="77777777" w:rsidR="0041257F" w:rsidRDefault="0041257F">
      <w:pPr>
        <w:spacing w:after="200" w:line="276" w:lineRule="auto"/>
        <w:rPr>
          <w:b/>
          <w:bCs/>
          <w:sz w:val="26"/>
          <w:szCs w:val="26"/>
        </w:rPr>
      </w:pPr>
    </w:p>
    <w:p w14:paraId="03A02A7E" w14:textId="35324922" w:rsidR="007A413C" w:rsidRPr="00A82218" w:rsidRDefault="0000026C" w:rsidP="00A82218">
      <w:pPr>
        <w:spacing w:after="200" w:line="276"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ĐỒ ÁN CƠ SỞ NGÀNH</w:t>
      </w:r>
    </w:p>
    <w:p w14:paraId="328AE928" w14:textId="77777777" w:rsidR="0025714C" w:rsidRPr="00040797" w:rsidRDefault="0025714C" w:rsidP="00040797">
      <w:pPr>
        <w:pStyle w:val="ND"/>
      </w:pPr>
      <w:r w:rsidRPr="00040797">
        <w:t>Vấn đề nghiên cứu</w:t>
      </w:r>
    </w:p>
    <w:p w14:paraId="161F8504" w14:textId="77777777" w:rsidR="0025714C" w:rsidRPr="00040797" w:rsidRDefault="0025714C" w:rsidP="00040797">
      <w:pPr>
        <w:pStyle w:val="ND"/>
      </w:pPr>
      <w:r w:rsidRPr="00040797">
        <w:t>Đồ án này tập trung vào việc nghiên cứu về AngularJS</w:t>
      </w:r>
      <w:r w:rsidR="00B17C01">
        <w:t>,</w:t>
      </w:r>
      <w:r w:rsidRPr="00040797">
        <w:t xml:space="preserve"> một framework JavaScript mạnh mẽ và cách áp dụng nó trong phát triển ứng dụng web hiện nay. Vấn đề cơ bản là làm thế nào</w:t>
      </w:r>
      <w:r w:rsidR="00D72ED0">
        <w:t xml:space="preserve"> để</w:t>
      </w:r>
      <w:r w:rsidRPr="00040797">
        <w:t xml:space="preserve"> có thể</w:t>
      </w:r>
      <w:r w:rsidR="00A33358" w:rsidRPr="00040797">
        <w:t xml:space="preserve"> </w:t>
      </w:r>
      <w:r w:rsidRPr="00040797">
        <w:t xml:space="preserve">sử dụng các tính năng của AngularJS làm cho trang web trở nên hấp dẫn hơn, tăng cường tính linh hoạt và hiệu suất </w:t>
      </w:r>
      <w:r w:rsidR="001E2877">
        <w:t>tốt hơn</w:t>
      </w:r>
      <w:r w:rsidRPr="00040797">
        <w:t>.</w:t>
      </w:r>
    </w:p>
    <w:p w14:paraId="523EA9FE" w14:textId="77777777" w:rsidR="0025714C" w:rsidRPr="00040797" w:rsidRDefault="0025714C" w:rsidP="00040797">
      <w:pPr>
        <w:pStyle w:val="ND"/>
      </w:pPr>
      <w:r w:rsidRPr="00040797">
        <w:t>Hướng tiếp cận</w:t>
      </w:r>
    </w:p>
    <w:p w14:paraId="490C5050" w14:textId="77777777" w:rsidR="0025714C" w:rsidRPr="00040797" w:rsidRDefault="0025714C" w:rsidP="00040797">
      <w:pPr>
        <w:pStyle w:val="ND"/>
      </w:pPr>
      <w:r w:rsidRPr="00040797">
        <w:t xml:space="preserve">Tôi đã lựa chọn một hướng tiếp cận tổng thể bao gồm hai phần chính: tìm hiểu lý thuyết về AngularJS và áp dụng nó vào thực tế. Đối với phần lý thuyết, tôi đã nghiên cứu cấu trúc MVC của AngularJS, các khái niệm như databinding, directives và dependency injection. Đồng thời, </w:t>
      </w:r>
      <w:r w:rsidR="00F33206" w:rsidRPr="00040797">
        <w:t>t</w:t>
      </w:r>
      <w:r w:rsidRPr="00040797">
        <w:t>ôi đã tạo ra dự án mẫu để minh họa cách sử dụng AngularJS trong thực tế.</w:t>
      </w:r>
    </w:p>
    <w:p w14:paraId="7871DB22" w14:textId="77777777" w:rsidR="00AA71F0" w:rsidRPr="00040797" w:rsidRDefault="00AA71F0" w:rsidP="00040797">
      <w:pPr>
        <w:pStyle w:val="ND"/>
      </w:pPr>
      <w:r w:rsidRPr="00040797">
        <w:t>Cách giải quyết vấn đề</w:t>
      </w:r>
    </w:p>
    <w:p w14:paraId="42F0B1E5" w14:textId="77777777" w:rsidR="00AA71F0" w:rsidRPr="00040797" w:rsidRDefault="00AA71F0" w:rsidP="00040797">
      <w:pPr>
        <w:pStyle w:val="ND"/>
      </w:pPr>
      <w:r w:rsidRPr="00040797">
        <w:t>Để giải quyết vấn đề, tôi đã tiến hành một quá trình học tập chặt chẽ, đặt nền tảng cho việc</w:t>
      </w:r>
      <w:r w:rsidR="00AE7647">
        <w:t xml:space="preserve"> tìm</w:t>
      </w:r>
      <w:r w:rsidRPr="00040797">
        <w:t xml:space="preserve"> hiểu rõ về AngularJS. Bằng cách này tôi có thể xác định cách sử dụng các tính năng của nó để giải quyết những yêu cầu thường gặp trong phát triển </w:t>
      </w:r>
      <w:r w:rsidR="007555D4" w:rsidRPr="00040797">
        <w:t xml:space="preserve">ứng dụng </w:t>
      </w:r>
      <w:r w:rsidRPr="00040797">
        <w:t>web. Cùng với đó, việc xây dựng và triển khai các dự án thực tế giúp tôi kiểm tra và xác nhận hiệu suất của AngularJS trong thực tế.</w:t>
      </w:r>
    </w:p>
    <w:p w14:paraId="26E5727D" w14:textId="77777777" w:rsidR="00141592" w:rsidRPr="00040797" w:rsidRDefault="00141592" w:rsidP="00040797">
      <w:pPr>
        <w:pStyle w:val="ND"/>
      </w:pPr>
      <w:r w:rsidRPr="00040797">
        <w:t>Kết quả đạt được</w:t>
      </w:r>
    </w:p>
    <w:p w14:paraId="4B65E626" w14:textId="77777777" w:rsidR="000A180C" w:rsidRPr="00040797" w:rsidRDefault="00141592" w:rsidP="00040797">
      <w:pPr>
        <w:pStyle w:val="ND"/>
      </w:pPr>
      <w:r w:rsidRPr="00040797">
        <w:t>Hiểu rõ hơn về AngularJS: Tôi đã hiểu về cấu trúc và các khái niệm quan trọng của AngularJS như databinding, directives, và dependency injection. Áp dụng thành công vào dự án của tôi, chứng minh khả năng ứng dụng linh hoạt của AngularJS trong môi trường phát triển ứng dụng web.</w:t>
      </w:r>
    </w:p>
    <w:p w14:paraId="1F3B1740" w14:textId="77777777" w:rsidR="007A413C" w:rsidRDefault="007A413C">
      <w:pPr>
        <w:spacing w:after="200" w:line="276" w:lineRule="auto"/>
        <w:rPr>
          <w:b/>
          <w:bCs/>
          <w:sz w:val="26"/>
          <w:szCs w:val="26"/>
        </w:rPr>
      </w:pPr>
    </w:p>
    <w:p w14:paraId="38F7A4C1" w14:textId="77777777" w:rsidR="007A413C" w:rsidRDefault="0000026C" w:rsidP="007A413C">
      <w:pPr>
        <w:spacing w:after="200" w:line="276" w:lineRule="auto"/>
        <w:jc w:val="center"/>
        <w:rPr>
          <w:b/>
          <w:bCs/>
          <w:sz w:val="26"/>
          <w:szCs w:val="26"/>
        </w:rPr>
      </w:pPr>
      <w:r>
        <w:rPr>
          <w:b/>
          <w:bCs/>
          <w:sz w:val="26"/>
          <w:szCs w:val="26"/>
        </w:rPr>
        <w:br w:type="page"/>
      </w:r>
      <w:r w:rsidR="007A413C">
        <w:rPr>
          <w:b/>
          <w:bCs/>
          <w:sz w:val="26"/>
          <w:szCs w:val="26"/>
        </w:rPr>
        <w:lastRenderedPageBreak/>
        <w:t>MỞ ĐẦU</w:t>
      </w:r>
    </w:p>
    <w:p w14:paraId="13D29D56" w14:textId="77777777" w:rsidR="001976E1" w:rsidRPr="009222DB" w:rsidRDefault="007004DA" w:rsidP="009222DB">
      <w:pPr>
        <w:pStyle w:val="ND"/>
      </w:pPr>
      <w:r w:rsidRPr="009222DB">
        <w:t xml:space="preserve">Lý </w:t>
      </w:r>
      <w:r w:rsidR="00316C4C" w:rsidRPr="009222DB">
        <w:t>do chọn đề tài</w:t>
      </w:r>
    </w:p>
    <w:p w14:paraId="11EAB59A" w14:textId="77777777" w:rsidR="007A413C" w:rsidRPr="009222DB" w:rsidRDefault="007004DA" w:rsidP="009222DB">
      <w:pPr>
        <w:pStyle w:val="ND"/>
      </w:pPr>
      <w:r w:rsidRPr="009222DB">
        <w:t xml:space="preserve">AngularJS đã trở thành một phần không thể thiếu trong </w:t>
      </w:r>
      <w:r w:rsidR="001976E1" w:rsidRPr="009222DB">
        <w:t>quá trình</w:t>
      </w:r>
      <w:r w:rsidRPr="009222DB">
        <w:t xml:space="preserve"> phát triển web hiện </w:t>
      </w:r>
      <w:r w:rsidR="001976E1" w:rsidRPr="009222DB">
        <w:t>nay</w:t>
      </w:r>
      <w:r w:rsidRPr="009222DB">
        <w:t>. Lựa chọn đề tài nghiên cứu về AngularJS là</w:t>
      </w:r>
      <w:r w:rsidR="008B3252">
        <w:t xml:space="preserve"> do thấy được sự</w:t>
      </w:r>
      <w:r w:rsidRPr="009222DB">
        <w:t xml:space="preserve"> ảnh hưởng và tầm quan trọng của nó đối với việc xây dựng ứng dụng web. </w:t>
      </w:r>
      <w:r w:rsidR="000A180C" w:rsidRPr="009222DB">
        <w:t xml:space="preserve">Nó được ưa chuộng vì tính mạnh mẽ, tích hợp dễ dàng, và khả năng tạo ra trải nghiệm người dùng tốt. Một số công ty lớn như </w:t>
      </w:r>
      <w:r w:rsidR="008B3252" w:rsidRPr="008B3252">
        <w:t>Google, Microsoft Office, Gmail, PayPal và Samsung</w:t>
      </w:r>
      <w:r w:rsidR="008B3252" w:rsidRPr="009222DB">
        <w:t xml:space="preserve"> </w:t>
      </w:r>
      <w:r w:rsidR="000A180C" w:rsidRPr="009222DB">
        <w:t>đã sử dụng AngularJS để xây dựng và quản lý trang web của họ. Điều này cho thấy tầm quan trọng và sự phổ biến của AngularJS. Chính vì vậy, tôi quyết định thực hiện đồ án cơ sở ngành với đề tài “Tìm hiểu về AngularJS và thiết kế ứng dụng website minh họa”.</w:t>
      </w:r>
    </w:p>
    <w:p w14:paraId="744581C0" w14:textId="77777777" w:rsidR="001976E1" w:rsidRPr="009222DB" w:rsidRDefault="001976E1" w:rsidP="009222DB">
      <w:pPr>
        <w:pStyle w:val="ND"/>
      </w:pPr>
      <w:r w:rsidRPr="009222DB">
        <w:t xml:space="preserve">Mục </w:t>
      </w:r>
      <w:r w:rsidR="0095139C" w:rsidRPr="009222DB">
        <w:t>đích nghiên cứu</w:t>
      </w:r>
    </w:p>
    <w:p w14:paraId="298F946B" w14:textId="77777777" w:rsidR="001976E1" w:rsidRPr="009222DB" w:rsidRDefault="001976E1" w:rsidP="009222DB">
      <w:pPr>
        <w:pStyle w:val="ND"/>
      </w:pPr>
      <w:r w:rsidRPr="009222DB">
        <w:t>Mục đích chính của đồ án này là hiểu rõ các kiến thức cơ bản về các tính năng và lợi ích của AngularJS, đồng thời áp dụng kiến thức đó vào việc xây dựng các ứng dụng web thực tế. Tôi mong muốn không chỉ có kiến thức lý thuyết mà còn có khả năng ứng dụng linh hoạt trong các dự án thực tế.</w:t>
      </w:r>
    </w:p>
    <w:p w14:paraId="043D957B" w14:textId="77777777" w:rsidR="001976E1" w:rsidRPr="009222DB" w:rsidRDefault="001976E1" w:rsidP="009222DB">
      <w:pPr>
        <w:pStyle w:val="ND"/>
      </w:pPr>
      <w:r w:rsidRPr="009222DB">
        <w:t xml:space="preserve">Đối </w:t>
      </w:r>
      <w:r w:rsidR="0095139C" w:rsidRPr="009222DB">
        <w:t>tượng nghiên cứu</w:t>
      </w:r>
    </w:p>
    <w:p w14:paraId="499C4389" w14:textId="77777777" w:rsidR="00816F6C" w:rsidRPr="009222DB" w:rsidRDefault="00816F6C" w:rsidP="009222DB">
      <w:pPr>
        <w:pStyle w:val="ND"/>
      </w:pPr>
      <w:r w:rsidRPr="009222DB">
        <w:t>Đối tượng nghiên cứu của tôi là những kiến thức cơ</w:t>
      </w:r>
      <w:r w:rsidR="00FF7180" w:rsidRPr="009222DB">
        <w:t xml:space="preserve"> bản</w:t>
      </w:r>
      <w:r w:rsidRPr="009222DB">
        <w:t xml:space="preserve"> và các tính năng quan trọng của AngularJS, cách để áp dụng kiến thức đó vào việc xây dựng các ứng dụng web thực tế.</w:t>
      </w:r>
    </w:p>
    <w:p w14:paraId="0AD7ACEC" w14:textId="77777777" w:rsidR="001976E1" w:rsidRPr="009222DB" w:rsidRDefault="001976E1" w:rsidP="009222DB">
      <w:pPr>
        <w:pStyle w:val="ND"/>
      </w:pPr>
      <w:r w:rsidRPr="009222DB">
        <w:t xml:space="preserve">Phạm </w:t>
      </w:r>
      <w:r w:rsidR="0095139C" w:rsidRPr="009222DB">
        <w:t>vi nghiên cứu</w:t>
      </w:r>
    </w:p>
    <w:p w14:paraId="0F119E86" w14:textId="77777777" w:rsidR="001976E1" w:rsidRPr="009222DB" w:rsidRDefault="001976E1" w:rsidP="009222DB">
      <w:pPr>
        <w:pStyle w:val="ND"/>
      </w:pPr>
      <w:r w:rsidRPr="009222DB">
        <w:t>Phạm vi nghiên cứu của tôi tập trung vào việc tìm hiểu</w:t>
      </w:r>
      <w:r w:rsidR="00FF7180" w:rsidRPr="009222DB">
        <w:t xml:space="preserve"> </w:t>
      </w:r>
      <w:r w:rsidRPr="009222DB">
        <w:t>về cấu trúc MVC của AngularJS, các khái niệm như databinding, dependency injection và directives.</w:t>
      </w:r>
    </w:p>
    <w:p w14:paraId="31FB246A" w14:textId="77777777" w:rsidR="008148A3" w:rsidRPr="00721876" w:rsidRDefault="009A5481" w:rsidP="00721876">
      <w:pPr>
        <w:pStyle w:val="Heading1"/>
      </w:pPr>
      <w:r>
        <w:br w:type="page"/>
      </w:r>
      <w:bookmarkStart w:id="0" w:name="_Toc152895912"/>
      <w:r w:rsidR="007A413C" w:rsidRPr="00721876">
        <w:lastRenderedPageBreak/>
        <w:t>TỔNG QUAN</w:t>
      </w:r>
      <w:bookmarkEnd w:id="0"/>
    </w:p>
    <w:p w14:paraId="3D358C7F" w14:textId="77777777" w:rsidR="008148A3" w:rsidRPr="00046454" w:rsidRDefault="007004DA" w:rsidP="00046454">
      <w:pPr>
        <w:pStyle w:val="ND"/>
      </w:pPr>
      <w:r w:rsidRPr="00046454">
        <w:t>Sự bùng nổ của ứng dụng web động và phức tạp ngày nay đặt ra thách thức lớn đối với các nhà phát triển. Việc duy trì mã nguồn, quản lý dữ liệu và tương tác người dùng đòi hỏi một quy trình phát triển hiệu quả và linh hoạt. Trong bối cảnh này, AngularJS nổi lên như một công cụ mạnh mẽ để giúp giải quyết những thách thức này và mang lại trải nghiệm người dùng mượt mà.</w:t>
      </w:r>
    </w:p>
    <w:p w14:paraId="4A5BA805" w14:textId="77777777" w:rsidR="004465E5" w:rsidRPr="00046454" w:rsidRDefault="004465E5" w:rsidP="00046454">
      <w:pPr>
        <w:pStyle w:val="ND"/>
      </w:pPr>
      <w:r w:rsidRPr="00046454">
        <w:t>AngularJS được phát triển và duy trì bởi Google, không chỉ là một framework JavaScript thông thường mà còn là một ứng dụng "</w:t>
      </w:r>
      <w:r w:rsidR="0068465D">
        <w:t>Model View Controller</w:t>
      </w:r>
      <w:r w:rsidRPr="00046454">
        <w:t>" (MVC). Điều này có nghĩa là ứng dụng được chia thành ba phần chính để quản lý dễ dàng: Mô hình (Model), Xem (View) và Bộ điều khiển (Controller).</w:t>
      </w:r>
    </w:p>
    <w:p w14:paraId="3949B763" w14:textId="0E35D7A4" w:rsidR="00E741D0" w:rsidRPr="00046454" w:rsidRDefault="00E741D0" w:rsidP="00046454">
      <w:pPr>
        <w:pStyle w:val="ND"/>
      </w:pPr>
      <w:r>
        <w:t>Mục tiêu của đồ án này là tìm hiểu về cách AngularJS hoạt động, cách ứng dụng nó vào quá trình phát triển một trang web. Dưới đây là các bước để hoàn thành đồ án.</w:t>
      </w:r>
    </w:p>
    <w:p w14:paraId="5C0D1632" w14:textId="77777777" w:rsidR="009A5E85" w:rsidRPr="00F813FE" w:rsidRDefault="009A5E85" w:rsidP="009A5E85">
      <w:pPr>
        <w:pStyle w:val="ND"/>
      </w:pPr>
      <w:r w:rsidRPr="00F813FE">
        <w:rPr>
          <w:b/>
          <w:bCs w:val="0"/>
        </w:rPr>
        <w:t>Bước 1</w:t>
      </w:r>
      <w:r w:rsidRPr="00F813FE">
        <w:t>: Phân tích nhu cầu và thiết kế hệ thống</w:t>
      </w:r>
    </w:p>
    <w:p w14:paraId="7D197612" w14:textId="77777777" w:rsidR="009A5E85" w:rsidRPr="00F813FE" w:rsidRDefault="009A5E85" w:rsidP="009A5E85">
      <w:pPr>
        <w:pStyle w:val="ND"/>
      </w:pPr>
      <w:r w:rsidRPr="00F813FE">
        <w:t>Phân tích nhu cầu: Bắt đầu bằng việc xác định yêu cầu chính của dự án bao gồm chức năng của trang web, nhu cầu kinh doanh và yêu cầu về dữ liệu.</w:t>
      </w:r>
    </w:p>
    <w:p w14:paraId="54D37EAF" w14:textId="77777777" w:rsidR="009A5E85" w:rsidRPr="00F813FE" w:rsidRDefault="009A5E85" w:rsidP="009A5E85">
      <w:pPr>
        <w:pStyle w:val="ND"/>
      </w:pPr>
      <w:r w:rsidRPr="00F813FE">
        <w:t>Thiết kế hệ thống: Xây dựng một thiết kế hệ thống tổng quan, bao gồm cấu trúc của trang web, các chức năng chính và quy trình kết nối với cơ sở dữ liệu MySQL thông qua PHP.</w:t>
      </w:r>
    </w:p>
    <w:p w14:paraId="50AFDA03" w14:textId="77777777" w:rsidR="009A5E85" w:rsidRPr="00F813FE" w:rsidRDefault="009A5E85" w:rsidP="009A5E85">
      <w:pPr>
        <w:pStyle w:val="ND"/>
      </w:pPr>
      <w:r w:rsidRPr="00F813FE">
        <w:rPr>
          <w:b/>
          <w:bCs w:val="0"/>
        </w:rPr>
        <w:t>Bước 2</w:t>
      </w:r>
      <w:r w:rsidRPr="00F813FE">
        <w:t>: Nghiên cứu AngularJS và PHP</w:t>
      </w:r>
    </w:p>
    <w:p w14:paraId="054B8826" w14:textId="77777777" w:rsidR="009A5E85" w:rsidRPr="00F813FE" w:rsidRDefault="009A5E85" w:rsidP="009A5E85">
      <w:pPr>
        <w:pStyle w:val="ND"/>
      </w:pPr>
      <w:r w:rsidRPr="00F813FE">
        <w:t>Tìm hiểu AngularJS: Nghiên cứu cơ bản về AngularJS, bao gồm cấu trúc MVC, directives, databinding, và các tính năng quan trọng để hiểu rõ cách sử dụng AngularJS trong phát triển front-end của trang web.</w:t>
      </w:r>
    </w:p>
    <w:p w14:paraId="3DB2D23A" w14:textId="77777777" w:rsidR="009A5E85" w:rsidRPr="00F813FE" w:rsidRDefault="009A5E85" w:rsidP="009A5E85">
      <w:pPr>
        <w:pStyle w:val="ND"/>
      </w:pPr>
      <w:r w:rsidRPr="00F813FE">
        <w:t>Kết nối PHP với MySQL: Đọc tài liệu và học cách sử dụng PHP để kết nối và tương tác với cơ sở dữ liệu MySQL.</w:t>
      </w:r>
    </w:p>
    <w:p w14:paraId="1037CC4C" w14:textId="77777777" w:rsidR="009A5E85" w:rsidRPr="00F813FE" w:rsidRDefault="009A5E85" w:rsidP="009A5E85">
      <w:pPr>
        <w:pStyle w:val="ND"/>
      </w:pPr>
      <w:r w:rsidRPr="00F813FE">
        <w:rPr>
          <w:b/>
          <w:bCs w:val="0"/>
        </w:rPr>
        <w:t>Bước 3</w:t>
      </w:r>
      <w:r w:rsidRPr="00F813FE">
        <w:t>: Thiết kế giao diện và Database</w:t>
      </w:r>
    </w:p>
    <w:p w14:paraId="47A52F30" w14:textId="77777777" w:rsidR="009A5E85" w:rsidRPr="00F813FE" w:rsidRDefault="009A5E85" w:rsidP="009A5E85">
      <w:pPr>
        <w:pStyle w:val="ND"/>
      </w:pPr>
      <w:r w:rsidRPr="00F813FE">
        <w:t>Thiết kế giao diện: Sử dụng công cụ thiết kế giao diện hoặc vẽ các mockup để định hình cấu trúc và trải nghiệm người dùng của trang web.</w:t>
      </w:r>
    </w:p>
    <w:p w14:paraId="27102B64" w14:textId="77777777" w:rsidR="009A5E85" w:rsidRPr="00F813FE" w:rsidRDefault="009A5E85" w:rsidP="009A5E85">
      <w:pPr>
        <w:pStyle w:val="ND"/>
      </w:pPr>
      <w:r w:rsidRPr="00F813FE">
        <w:t>Thiết kế Database: Xác định cấu trúc của cơ sở dữ liệu MySQL bao gồm bảng, quan hệ và các truy vấn cần thiết cho ứng dụng.</w:t>
      </w:r>
    </w:p>
    <w:p w14:paraId="325D64D5" w14:textId="77777777" w:rsidR="009A5E85" w:rsidRPr="00F813FE" w:rsidRDefault="009A5E85" w:rsidP="009A5E85">
      <w:pPr>
        <w:pStyle w:val="ND"/>
      </w:pPr>
      <w:r w:rsidRPr="00F813FE">
        <w:rPr>
          <w:b/>
          <w:bCs w:val="0"/>
        </w:rPr>
        <w:lastRenderedPageBreak/>
        <w:t>Bước 4</w:t>
      </w:r>
      <w:r w:rsidRPr="00F813FE">
        <w:t>: Hiện thực hóa nghiên cứu</w:t>
      </w:r>
    </w:p>
    <w:p w14:paraId="43F2207C" w14:textId="77777777" w:rsidR="009A5E85" w:rsidRPr="00F813FE" w:rsidRDefault="009A5E85" w:rsidP="009A5E85">
      <w:pPr>
        <w:pStyle w:val="ND"/>
      </w:pPr>
      <w:r w:rsidRPr="00F813FE">
        <w:t>Cài đặt môi trường: Cài đặt và cấu hình môi trường phát triển, bao gồm máy chủ web (</w:t>
      </w:r>
      <w:r w:rsidR="002C3F72">
        <w:t>Laragon</w:t>
      </w:r>
      <w:r w:rsidRPr="00F813FE">
        <w:t>), PHP, MySQL và AngularJS.</w:t>
      </w:r>
    </w:p>
    <w:p w14:paraId="3AD51E79" w14:textId="77777777" w:rsidR="009A5E85" w:rsidRPr="00F813FE" w:rsidRDefault="009A5E85" w:rsidP="009A5E85">
      <w:pPr>
        <w:pStyle w:val="ND"/>
      </w:pPr>
      <w:r w:rsidRPr="00F813FE">
        <w:t>Hiện thực hóa Front-end: Viết mã front-end bằng Html, Css, AngularJS áp dụng các khái niệm đã nghiên cứu như databinding và directives để xây dựng giao diện người dùng tương tác.</w:t>
      </w:r>
    </w:p>
    <w:p w14:paraId="1CFED13D" w14:textId="77777777" w:rsidR="009A5E85" w:rsidRPr="00F813FE" w:rsidRDefault="009A5E85" w:rsidP="009A5E85">
      <w:pPr>
        <w:pStyle w:val="ND"/>
      </w:pPr>
      <w:r w:rsidRPr="00F813FE">
        <w:t>Hiện thực hóa Back-end: Viết mã back-end bằng PHP để xử lý các yêu cầu từ front-end, kết nối và thực hiện các truy vấn đến cơ sở dữ liệu MySQL.</w:t>
      </w:r>
    </w:p>
    <w:p w14:paraId="76ADDD5C" w14:textId="77777777" w:rsidR="008148A3" w:rsidRPr="009A5E85" w:rsidRDefault="009A5E85" w:rsidP="009A5E85">
      <w:pPr>
        <w:pStyle w:val="ND"/>
      </w:pPr>
      <w:r w:rsidRPr="00F813FE">
        <w:t>Kiểm thử và Debug: Thực hiện kiểm thử chức năng và kiểm thử bảo mật để đảm bảo tính ổn định và an toàn của trang web.</w:t>
      </w:r>
    </w:p>
    <w:p w14:paraId="07120837" w14:textId="77777777" w:rsidR="00915589" w:rsidRDefault="00915589" w:rsidP="00915589"/>
    <w:p w14:paraId="59D1C7C6" w14:textId="77777777" w:rsidR="008148A3" w:rsidRPr="00FE4355" w:rsidRDefault="000D4F48" w:rsidP="002703B0">
      <w:pPr>
        <w:pStyle w:val="Heading1"/>
      </w:pPr>
      <w:r w:rsidRPr="00915589">
        <w:br w:type="page"/>
      </w:r>
      <w:bookmarkStart w:id="1" w:name="_Toc152895913"/>
      <w:r w:rsidR="008148A3">
        <w:lastRenderedPageBreak/>
        <w:t>NG</w:t>
      </w:r>
      <w:r w:rsidR="007A413C" w:rsidRPr="008148A3">
        <w:t>HIÊN CỨU LÝ THUYẾT</w:t>
      </w:r>
      <w:bookmarkEnd w:id="1"/>
    </w:p>
    <w:p w14:paraId="5FE9CDB2" w14:textId="236EBAA6" w:rsidR="007A413C" w:rsidRPr="00040797" w:rsidRDefault="00CD71C9" w:rsidP="00040797">
      <w:pPr>
        <w:pStyle w:val="ND"/>
      </w:pPr>
      <w:r w:rsidRPr="00F9673F">
        <w:rPr>
          <w:highlight w:val="yellow"/>
        </w:rPr>
        <w:t>Trình bày c</w:t>
      </w:r>
      <w:r w:rsidRPr="00F9673F">
        <w:rPr>
          <w:rFonts w:hint="eastAsia"/>
          <w:highlight w:val="yellow"/>
        </w:rPr>
        <w:t>ơ</w:t>
      </w:r>
      <w:r w:rsidR="00246D14" w:rsidRPr="00F9673F">
        <w:rPr>
          <w:highlight w:val="yellow"/>
        </w:rPr>
        <w:t xml:space="preserve"> sở lý</w:t>
      </w:r>
      <w:r w:rsidRPr="00F9673F">
        <w:rPr>
          <w:highlight w:val="yellow"/>
        </w:rPr>
        <w:t xml:space="preserve"> thuyết, l</w:t>
      </w:r>
      <w:r w:rsidR="00246D14" w:rsidRPr="00F9673F">
        <w:rPr>
          <w:highlight w:val="yellow"/>
        </w:rPr>
        <w:t>ý</w:t>
      </w:r>
      <w:r w:rsidRPr="00F9673F">
        <w:rPr>
          <w:highlight w:val="yellow"/>
        </w:rPr>
        <w:t xml:space="preserve"> luận, giả thiết khoa học và ph</w:t>
      </w:r>
      <w:r w:rsidRPr="00F9673F">
        <w:rPr>
          <w:rFonts w:hint="eastAsia"/>
          <w:highlight w:val="yellow"/>
        </w:rPr>
        <w:t>ươ</w:t>
      </w:r>
      <w:r w:rsidRPr="00F9673F">
        <w:rPr>
          <w:highlight w:val="yellow"/>
        </w:rPr>
        <w:t>ng pháp nghiên cứu đã đ</w:t>
      </w:r>
      <w:r w:rsidRPr="00F9673F">
        <w:rPr>
          <w:rFonts w:hint="eastAsia"/>
          <w:highlight w:val="yellow"/>
        </w:rPr>
        <w:t>ư</w:t>
      </w:r>
      <w:r w:rsidRPr="00F9673F">
        <w:rPr>
          <w:highlight w:val="yellow"/>
        </w:rPr>
        <w:t>ợc sử dụng trong</w:t>
      </w:r>
      <w:r w:rsidR="00A24427" w:rsidRPr="00F9673F">
        <w:rPr>
          <w:highlight w:val="yellow"/>
        </w:rPr>
        <w:t xml:space="preserve"> </w:t>
      </w:r>
      <w:r w:rsidR="005524CB" w:rsidRPr="00F9673F">
        <w:rPr>
          <w:highlight w:val="yellow"/>
        </w:rPr>
        <w:t>đồ án</w:t>
      </w:r>
      <w:r w:rsidR="00A740F1" w:rsidRPr="00F9673F">
        <w:rPr>
          <w:highlight w:val="yellow"/>
        </w:rPr>
        <w:t>.</w:t>
      </w:r>
      <w:sdt>
        <w:sdtPr>
          <w:rPr>
            <w:highlight w:val="yellow"/>
          </w:rPr>
          <w:id w:val="366726194"/>
          <w:citation/>
        </w:sdtPr>
        <w:sdtContent>
          <w:r w:rsidR="00D0547F">
            <w:rPr>
              <w:highlight w:val="yellow"/>
            </w:rPr>
            <w:fldChar w:fldCharType="begin"/>
          </w:r>
          <w:r w:rsidR="00D0547F">
            <w:rPr>
              <w:highlight w:val="yellow"/>
            </w:rPr>
            <w:instrText xml:space="preserve"> CITATION Ngu15 \l 1033 </w:instrText>
          </w:r>
          <w:r w:rsidR="00D0547F">
            <w:rPr>
              <w:highlight w:val="yellow"/>
            </w:rPr>
            <w:fldChar w:fldCharType="separate"/>
          </w:r>
          <w:r w:rsidR="00D0547F">
            <w:rPr>
              <w:noProof/>
              <w:highlight w:val="yellow"/>
            </w:rPr>
            <w:t xml:space="preserve"> </w:t>
          </w:r>
          <w:r w:rsidR="00D0547F" w:rsidRPr="00192C6E">
            <w:rPr>
              <w:noProof/>
              <w:highlight w:val="yellow"/>
            </w:rPr>
            <w:t>[1]</w:t>
          </w:r>
          <w:r w:rsidR="00D0547F">
            <w:rPr>
              <w:highlight w:val="yellow"/>
            </w:rPr>
            <w:fldChar w:fldCharType="end"/>
          </w:r>
        </w:sdtContent>
      </w:sdt>
      <w:sdt>
        <w:sdtPr>
          <w:rPr>
            <w:highlight w:val="yellow"/>
          </w:rPr>
          <w:id w:val="-1034888958"/>
          <w:citation/>
        </w:sdtPr>
        <w:sdtContent>
          <w:r w:rsidR="00344503">
            <w:rPr>
              <w:highlight w:val="yellow"/>
            </w:rPr>
            <w:fldChar w:fldCharType="begin"/>
          </w:r>
          <w:r w:rsidR="00344503">
            <w:rPr>
              <w:highlight w:val="yellow"/>
            </w:rPr>
            <w:instrText xml:space="preserve"> CITATION Ngu15 \l 1033 </w:instrText>
          </w:r>
          <w:r w:rsidR="00344503">
            <w:rPr>
              <w:highlight w:val="yellow"/>
            </w:rPr>
            <w:fldChar w:fldCharType="separate"/>
          </w:r>
          <w:r w:rsidR="00344503">
            <w:rPr>
              <w:noProof/>
              <w:highlight w:val="yellow"/>
            </w:rPr>
            <w:t xml:space="preserve"> </w:t>
          </w:r>
          <w:r w:rsidR="00344503" w:rsidRPr="00344503">
            <w:rPr>
              <w:noProof/>
              <w:highlight w:val="yellow"/>
            </w:rPr>
            <w:t>[1]</w:t>
          </w:r>
          <w:r w:rsidR="00344503">
            <w:rPr>
              <w:highlight w:val="yellow"/>
            </w:rPr>
            <w:fldChar w:fldCharType="end"/>
          </w:r>
        </w:sdtContent>
      </w:sdt>
    </w:p>
    <w:p w14:paraId="27850C8B" w14:textId="77777777" w:rsidR="00A740F1" w:rsidRPr="00587DF5" w:rsidRDefault="001F6D08" w:rsidP="00721876">
      <w:pPr>
        <w:pStyle w:val="Heading2"/>
      </w:pPr>
      <w:bookmarkStart w:id="2" w:name="_Toc152895914"/>
      <w:r w:rsidRPr="00587DF5">
        <w:t>AngularJS</w:t>
      </w:r>
      <w:bookmarkEnd w:id="2"/>
    </w:p>
    <w:p w14:paraId="363EF309" w14:textId="77777777" w:rsidR="00060701" w:rsidRPr="00875765" w:rsidRDefault="00416C63" w:rsidP="00875765">
      <w:pPr>
        <w:pStyle w:val="Heading3"/>
      </w:pPr>
      <w:bookmarkStart w:id="3" w:name="_Toc152895915"/>
      <w:r w:rsidRPr="00875765">
        <w:t>Các</w:t>
      </w:r>
      <w:r w:rsidR="0029283B" w:rsidRPr="00875765">
        <w:t>h</w:t>
      </w:r>
      <w:r w:rsidRPr="00875765">
        <w:t xml:space="preserve"> nhúng AngularJS</w:t>
      </w:r>
      <w:bookmarkEnd w:id="3"/>
    </w:p>
    <w:p w14:paraId="27FE5F23" w14:textId="77777777" w:rsidR="00A53FDE" w:rsidRDefault="00416C63" w:rsidP="00A53FDE">
      <w:pPr>
        <w:pStyle w:val="ND"/>
      </w:pPr>
      <w:r w:rsidRPr="000F1F24">
        <w:t xml:space="preserve">AngularJS là một </w:t>
      </w:r>
      <w:r w:rsidR="00A53FDE">
        <w:t>framework</w:t>
      </w:r>
      <w:r w:rsidRPr="000F1F24">
        <w:t xml:space="preserve"> JavaScript</w:t>
      </w:r>
      <w:r w:rsidR="00A53FDE">
        <w:t>. Nó</w:t>
      </w:r>
      <w:r w:rsidRPr="000F1F24">
        <w:t xml:space="preserve"> có thể được thêm vào trang HTML bằng thẻ &lt;script&gt;</w:t>
      </w:r>
      <w:r w:rsidR="00A53FDE">
        <w:t xml:space="preserve"> trong phần header</w:t>
      </w:r>
      <w:r w:rsidRPr="000F1F24">
        <w:t xml:space="preserve">. </w:t>
      </w:r>
    </w:p>
    <w:p w14:paraId="64948466" w14:textId="77777777" w:rsidR="00CA59C6" w:rsidRPr="001C1094" w:rsidRDefault="00CA59C6" w:rsidP="001C1094">
      <w:pPr>
        <w:pStyle w:val="manguon"/>
        <w:rPr>
          <w:rStyle w:val="tagcolor"/>
        </w:rPr>
      </w:pPr>
      <w:r w:rsidRPr="001C1094">
        <w:rPr>
          <w:rStyle w:val="tagcolor"/>
        </w:rPr>
        <w:t>&lt;</w:t>
      </w:r>
      <w:r w:rsidRPr="001C1094">
        <w:rPr>
          <w:rStyle w:val="tagnamecolor"/>
        </w:rPr>
        <w:t>script</w:t>
      </w:r>
      <w:r w:rsidRPr="001C1094">
        <w:rPr>
          <w:rStyle w:val="attributecolor"/>
        </w:rPr>
        <w:t> src</w:t>
      </w:r>
      <w:r w:rsidRPr="001C1094">
        <w:rPr>
          <w:rStyle w:val="attributevaluecolor"/>
        </w:rPr>
        <w:t>="https://ajax.googleapis.com/ajax/libs/angularjs/1.6.9/angular.min.js"</w:t>
      </w:r>
      <w:r w:rsidRPr="001C1094">
        <w:rPr>
          <w:rStyle w:val="tagcolor"/>
        </w:rPr>
        <w:t>&gt;&lt;</w:t>
      </w:r>
      <w:r w:rsidRPr="001C1094">
        <w:rPr>
          <w:rStyle w:val="tagnamecolor"/>
        </w:rPr>
        <w:t>/script</w:t>
      </w:r>
      <w:r w:rsidRPr="001C1094">
        <w:rPr>
          <w:rStyle w:val="tagcolor"/>
        </w:rPr>
        <w:t>&gt;</w:t>
      </w:r>
    </w:p>
    <w:p w14:paraId="30A83039" w14:textId="77777777" w:rsidR="00307227" w:rsidRPr="00CA59C6" w:rsidRDefault="00307227" w:rsidP="00CA59C6">
      <w:pPr>
        <w:pStyle w:val="ND"/>
      </w:pPr>
      <w:r w:rsidRPr="00CA59C6">
        <w:t>AngularJS mở rộng các thuộc tính HTML bằng chỉ thị (directive) và liên kết dữ liệu với HTML bằng biểu thức (expressions).</w:t>
      </w:r>
    </w:p>
    <w:p w14:paraId="3F4EB527" w14:textId="429E6D4B" w:rsidR="00307227" w:rsidRPr="00587DF5" w:rsidRDefault="00307227" w:rsidP="00CA59C6">
      <w:pPr>
        <w:pStyle w:val="ND"/>
      </w:pPr>
      <w:r w:rsidRPr="00CA59C6">
        <w:t>Phần mở</w:t>
      </w:r>
      <w:r w:rsidRPr="00587DF5">
        <w:t xml:space="preserve"> rộng (extend): AngularJS mở rộng HTML bằng </w:t>
      </w:r>
      <w:r w:rsidRPr="00F819F2">
        <w:rPr>
          <w:rFonts w:ascii="Consolas" w:hAnsi="Consolas"/>
          <w:b/>
          <w:bCs w:val="0"/>
          <w:sz w:val="24"/>
          <w:szCs w:val="24"/>
        </w:rPr>
        <w:t>ng-directives</w:t>
      </w:r>
      <w:r w:rsidRPr="00587DF5">
        <w:t xml:space="preserve">. </w:t>
      </w:r>
    </w:p>
    <w:p w14:paraId="498866B8" w14:textId="77777777" w:rsidR="00307227" w:rsidRPr="00587DF5" w:rsidRDefault="00307227" w:rsidP="00587DF5">
      <w:pPr>
        <w:pStyle w:val="ND"/>
      </w:pPr>
      <w:r w:rsidRPr="00587DF5">
        <w:t xml:space="preserve">Lệnh </w:t>
      </w:r>
      <w:r w:rsidRPr="00F819F2">
        <w:rPr>
          <w:rFonts w:ascii="Consolas" w:hAnsi="Consolas"/>
          <w:b/>
          <w:bCs w:val="0"/>
          <w:sz w:val="24"/>
          <w:szCs w:val="24"/>
        </w:rPr>
        <w:t>ng-app</w:t>
      </w:r>
      <w:r w:rsidRPr="00F819F2">
        <w:rPr>
          <w:sz w:val="24"/>
          <w:szCs w:val="24"/>
        </w:rPr>
        <w:t xml:space="preserve"> </w:t>
      </w:r>
      <w:r w:rsidRPr="00587DF5">
        <w:t>xác định</w:t>
      </w:r>
      <w:r w:rsidR="00F819F2">
        <w:t xml:space="preserve"> đâu là một</w:t>
      </w:r>
      <w:r w:rsidRPr="00587DF5">
        <w:t xml:space="preserve"> ứng dụng AngularJS. </w:t>
      </w:r>
    </w:p>
    <w:p w14:paraId="10D97A9C" w14:textId="77777777" w:rsidR="00307227" w:rsidRPr="00587DF5" w:rsidRDefault="00307227" w:rsidP="00587DF5">
      <w:pPr>
        <w:pStyle w:val="ND"/>
      </w:pPr>
      <w:r w:rsidRPr="00587DF5">
        <w:t xml:space="preserve">Lệnh </w:t>
      </w:r>
      <w:r w:rsidRPr="00AC38E2">
        <w:rPr>
          <w:rFonts w:ascii="Consolas" w:hAnsi="Consolas"/>
          <w:b/>
          <w:bCs w:val="0"/>
          <w:sz w:val="24"/>
          <w:szCs w:val="24"/>
        </w:rPr>
        <w:t>ng-model</w:t>
      </w:r>
      <w:r w:rsidRPr="00AC38E2">
        <w:rPr>
          <w:sz w:val="24"/>
          <w:szCs w:val="24"/>
        </w:rPr>
        <w:t xml:space="preserve"> </w:t>
      </w:r>
      <w:r w:rsidRPr="00587DF5">
        <w:t>liên kết giá trị của các điều khiển HTML</w:t>
      </w:r>
      <w:r w:rsidR="00AC38E2">
        <w:t xml:space="preserve"> như</w:t>
      </w:r>
      <w:r w:rsidRPr="00587DF5">
        <w:t xml:space="preserve"> (</w:t>
      </w:r>
      <w:r w:rsidR="00AC38E2">
        <w:t>input</w:t>
      </w:r>
      <w:r w:rsidRPr="00587DF5">
        <w:t xml:space="preserve">, </w:t>
      </w:r>
      <w:r w:rsidR="00AC38E2">
        <w:t>select</w:t>
      </w:r>
      <w:r w:rsidRPr="00587DF5">
        <w:t xml:space="preserve">, </w:t>
      </w:r>
      <w:r w:rsidR="00AC38E2">
        <w:t>textarea</w:t>
      </w:r>
      <w:r w:rsidRPr="00587DF5">
        <w:t xml:space="preserve">) với dữ liệu ứng dụng. </w:t>
      </w:r>
    </w:p>
    <w:p w14:paraId="02417D61" w14:textId="77777777" w:rsidR="00307227" w:rsidRPr="00587DF5" w:rsidRDefault="00307227" w:rsidP="00587DF5">
      <w:pPr>
        <w:pStyle w:val="ND"/>
      </w:pPr>
      <w:r w:rsidRPr="00587DF5">
        <w:t xml:space="preserve">Lệnh </w:t>
      </w:r>
      <w:r w:rsidRPr="00AC38E2">
        <w:rPr>
          <w:rFonts w:ascii="Consolas" w:hAnsi="Consolas"/>
          <w:b/>
          <w:bCs w:val="0"/>
          <w:sz w:val="24"/>
          <w:szCs w:val="24"/>
        </w:rPr>
        <w:t>ng-bind</w:t>
      </w:r>
      <w:r w:rsidRPr="00AC38E2">
        <w:rPr>
          <w:sz w:val="24"/>
          <w:szCs w:val="24"/>
        </w:rPr>
        <w:t xml:space="preserve"> </w:t>
      </w:r>
      <w:r w:rsidRPr="00587DF5">
        <w:t>liên kết dữ liệu</w:t>
      </w:r>
      <w:r w:rsidR="00AC38E2">
        <w:t xml:space="preserve"> của</w:t>
      </w:r>
      <w:r w:rsidRPr="00587DF5">
        <w:t xml:space="preserve"> ứng dụng với chế độ </w:t>
      </w:r>
      <w:r w:rsidR="00AC38E2">
        <w:t xml:space="preserve">hiển thị trong </w:t>
      </w:r>
      <w:r w:rsidRPr="00587DF5">
        <w:t>HTML.</w:t>
      </w:r>
    </w:p>
    <w:p w14:paraId="2573A963" w14:textId="77777777" w:rsidR="00EC5190" w:rsidRDefault="00EC5190" w:rsidP="00875765">
      <w:pPr>
        <w:pStyle w:val="Heading3"/>
      </w:pPr>
      <w:bookmarkStart w:id="4" w:name="_Toc152895916"/>
      <w:r w:rsidRPr="00CA59C6">
        <w:t>AngularJS Expressions</w:t>
      </w:r>
      <w:bookmarkEnd w:id="4"/>
    </w:p>
    <w:p w14:paraId="613608D1" w14:textId="77777777" w:rsidR="007E0CC5" w:rsidRPr="00CA59C6" w:rsidRDefault="007E0CC5" w:rsidP="00587DF5">
      <w:pPr>
        <w:pStyle w:val="ND"/>
        <w:rPr>
          <w:b/>
          <w:bCs w:val="0"/>
        </w:rPr>
      </w:pPr>
      <w:r w:rsidRPr="007576B6">
        <w:t xml:space="preserve">AngularJS liên kết dữ liệu với HTML bằng cách sử dụng </w:t>
      </w:r>
      <w:r>
        <w:t>b</w:t>
      </w:r>
      <w:r w:rsidRPr="007576B6">
        <w:t>iểu thức</w:t>
      </w:r>
      <w:r>
        <w:t>.</w:t>
      </w:r>
    </w:p>
    <w:p w14:paraId="70FD2033" w14:textId="77777777" w:rsidR="00EC5190" w:rsidRDefault="00423E1F" w:rsidP="00587DF5">
      <w:pPr>
        <w:pStyle w:val="ND"/>
      </w:pPr>
      <w:r>
        <w:t>Các biểu thức</w:t>
      </w:r>
      <w:r w:rsidR="00EC5190" w:rsidRPr="00EC5190">
        <w:t xml:space="preserve"> trong AngularJS cho phép chèn trực tiếp vào HTML. Điều này giúp</w:t>
      </w:r>
      <w:r>
        <w:t xml:space="preserve"> cho phần</w:t>
      </w:r>
      <w:r w:rsidR="00EC5190" w:rsidRPr="00EC5190">
        <w:t xml:space="preserve"> hiển thị dữ liệu một cách đơn giản và linh hoạt trên giao diện người dùng.</w:t>
      </w:r>
    </w:p>
    <w:p w14:paraId="39C94268" w14:textId="78B2F3F9" w:rsidR="00AE2E21" w:rsidRDefault="004D4BAB" w:rsidP="00587DF5">
      <w:pPr>
        <w:pStyle w:val="ND"/>
      </w:pPr>
      <w:r>
        <w:t xml:space="preserve">Các biểu thức </w:t>
      </w:r>
      <w:r w:rsidR="004364F1">
        <w:t>trong</w:t>
      </w:r>
      <w:r>
        <w:t xml:space="preserve"> AngularJS</w:t>
      </w:r>
      <w:r w:rsidR="004364F1">
        <w:t xml:space="preserve"> được</w:t>
      </w:r>
      <w:r>
        <w:t xml:space="preserve"> v</w:t>
      </w:r>
      <w:r w:rsidR="00EC5190">
        <w:t>iết bên trong</w:t>
      </w:r>
      <w:r w:rsidR="004364F1">
        <w:t xml:space="preserve"> hai cặp ngoặc nhọn</w:t>
      </w:r>
      <w:r w:rsidR="00EC5190">
        <w:t xml:space="preserve"> </w:t>
      </w:r>
      <w:r w:rsidR="00EC5190" w:rsidRPr="004364F1">
        <w:rPr>
          <w:rFonts w:ascii="Consolas" w:hAnsi="Consolas"/>
          <w:b/>
          <w:bCs w:val="0"/>
          <w:sz w:val="24"/>
          <w:szCs w:val="24"/>
        </w:rPr>
        <w:t>{{ expression }}</w:t>
      </w:r>
      <w:r w:rsidR="00EC5190" w:rsidRPr="00587DF5">
        <w:t xml:space="preserve"> </w:t>
      </w:r>
      <w:r w:rsidR="00EC5190">
        <w:t>hoặc</w:t>
      </w:r>
      <w:r w:rsidR="004364F1">
        <w:t xml:space="preserve"> bên trong cặp ngoặc kép của lệnh</w:t>
      </w:r>
      <w:r w:rsidR="00EC5190">
        <w:t xml:space="preserve"> </w:t>
      </w:r>
      <w:r w:rsidR="00EC5190" w:rsidRPr="004364F1">
        <w:rPr>
          <w:rFonts w:ascii="Consolas" w:hAnsi="Consolas"/>
          <w:b/>
          <w:bCs w:val="0"/>
          <w:sz w:val="24"/>
          <w:szCs w:val="24"/>
        </w:rPr>
        <w:t>ng-bind</w:t>
      </w:r>
      <w:r w:rsidR="004364F1">
        <w:t xml:space="preserve"> </w:t>
      </w:r>
      <w:r w:rsidR="00EC5190" w:rsidRPr="004364F1">
        <w:rPr>
          <w:rFonts w:ascii="Consolas" w:hAnsi="Consolas"/>
          <w:b/>
          <w:bCs w:val="0"/>
          <w:sz w:val="24"/>
          <w:szCs w:val="24"/>
        </w:rPr>
        <w:t>=</w:t>
      </w:r>
      <w:r w:rsidR="004364F1" w:rsidRPr="004364F1">
        <w:rPr>
          <w:rFonts w:ascii="Consolas" w:hAnsi="Consolas"/>
          <w:b/>
          <w:bCs w:val="0"/>
          <w:sz w:val="24"/>
          <w:szCs w:val="24"/>
        </w:rPr>
        <w:t xml:space="preserve"> </w:t>
      </w:r>
      <w:r w:rsidR="00EC5190" w:rsidRPr="004364F1">
        <w:rPr>
          <w:rFonts w:ascii="Consolas" w:hAnsi="Consolas"/>
          <w:b/>
          <w:bCs w:val="0"/>
          <w:sz w:val="24"/>
          <w:szCs w:val="24"/>
        </w:rPr>
        <w:t>"expression"</w:t>
      </w:r>
      <w:r w:rsidR="00EC5190" w:rsidRPr="00587DF5">
        <w:t>.</w:t>
      </w:r>
    </w:p>
    <w:p w14:paraId="79056F9D" w14:textId="5CC46C25" w:rsidR="00EC5190" w:rsidRDefault="00AE2E21" w:rsidP="00587DF5">
      <w:pPr>
        <w:pStyle w:val="ND"/>
      </w:pPr>
      <w:r>
        <w:t>Biểu thức của AngularJS cũng giống với biểu thức của Javascript. Nó có thể chứa hằng số, toán tử và biến.</w:t>
      </w:r>
    </w:p>
    <w:p w14:paraId="6097C016" w14:textId="77777777" w:rsidR="00E648FB" w:rsidRDefault="004A0DB2" w:rsidP="00587DF5">
      <w:pPr>
        <w:pStyle w:val="ND"/>
      </w:pPr>
      <w:r>
        <w:t xml:space="preserve">Tôi có thể viết biểu thức ở bất kì đâu mà tôi muốn vì </w:t>
      </w:r>
      <w:r w:rsidR="00E648FB">
        <w:t>AngularJS sẽ</w:t>
      </w:r>
      <w:r>
        <w:t xml:space="preserve"> chỉ</w:t>
      </w:r>
      <w:r w:rsidR="005113DD">
        <w:t xml:space="preserve"> thực hiện</w:t>
      </w:r>
      <w:r w:rsidR="00E648FB">
        <w:t xml:space="preserve"> </w:t>
      </w:r>
      <w:r w:rsidR="005113DD">
        <w:t xml:space="preserve">xử lý </w:t>
      </w:r>
      <w:r w:rsidR="00E648FB">
        <w:t xml:space="preserve">và trả kết quả </w:t>
      </w:r>
      <w:r w:rsidR="005113DD">
        <w:t>tại</w:t>
      </w:r>
      <w:r w:rsidR="00E648FB">
        <w:t xml:space="preserve"> nơi biểu thức được viết.</w:t>
      </w:r>
    </w:p>
    <w:p w14:paraId="38B0F51E" w14:textId="77777777" w:rsidR="00CA79BF" w:rsidRDefault="00CA79BF" w:rsidP="00587DF5">
      <w:pPr>
        <w:pStyle w:val="ND"/>
      </w:pPr>
      <w:r>
        <w:t>Ví dụ: Tính tổng 5 + 5 và in ra kết quả tại vị trí nơi mà biểu thức được viết.</w:t>
      </w:r>
    </w:p>
    <w:p w14:paraId="77B853AA" w14:textId="77777777" w:rsidR="00095854" w:rsidRPr="00AE2E21" w:rsidRDefault="00AE2E21" w:rsidP="00AE2E21">
      <w:pPr>
        <w:pStyle w:val="manguon"/>
        <w:rPr>
          <w:rStyle w:val="attributevaluecolor"/>
        </w:rPr>
      </w:pPr>
      <w:r w:rsidRPr="00AE2E21">
        <w:rPr>
          <w:rStyle w:val="tagcolor"/>
        </w:rPr>
        <w:t>&lt;</w:t>
      </w:r>
      <w:r w:rsidRPr="00AE2E21">
        <w:rPr>
          <w:rStyle w:val="tagnamecolor"/>
        </w:rPr>
        <w:t>!DOCTYPE</w:t>
      </w:r>
      <w:r w:rsidRPr="00AE2E21">
        <w:rPr>
          <w:rStyle w:val="attributecolor"/>
        </w:rPr>
        <w:t> html</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r w:rsidRPr="00AE2E21">
        <w:br/>
      </w:r>
      <w:r w:rsidRPr="00AE2E21">
        <w:rPr>
          <w:rStyle w:val="tagcolor"/>
        </w:rPr>
        <w:lastRenderedPageBreak/>
        <w:t>&lt;</w:t>
      </w:r>
      <w:r w:rsidRPr="00AE2E21">
        <w:rPr>
          <w:rStyle w:val="tagnamecolor"/>
        </w:rPr>
        <w:t>script</w:t>
      </w:r>
      <w:r w:rsidRPr="00AE2E21">
        <w:rPr>
          <w:rStyle w:val="attributecolor"/>
        </w:rPr>
        <w:t> src</w:t>
      </w:r>
      <w:r w:rsidRPr="00AE2E21">
        <w:rPr>
          <w:rStyle w:val="attributevaluecolor"/>
        </w:rPr>
        <w:t>="https://ajax.googleapis.com/ajax/libs/angularjs/1.6.9/angular</w:t>
      </w:r>
      <w:r w:rsidR="005C12AA">
        <w:rPr>
          <w:rStyle w:val="attributevaluecolor"/>
        </w:rPr>
        <w:t>.</w:t>
      </w:r>
      <w:r w:rsidRPr="00AE2E21">
        <w:rPr>
          <w:rStyle w:val="attributevaluecolor"/>
        </w:rPr>
        <w:t>min.js"</w:t>
      </w:r>
      <w:r w:rsidRPr="00AE2E21">
        <w:rPr>
          <w:rStyle w:val="tagcolor"/>
        </w:rPr>
        <w:t>&gt;&lt;</w:t>
      </w:r>
      <w:r w:rsidRPr="00AE2E21">
        <w:rPr>
          <w:rStyle w:val="tagnamecolor"/>
        </w:rPr>
        <w:t>/script</w:t>
      </w:r>
      <w:r w:rsidRPr="00AE2E21">
        <w:rPr>
          <w:rStyle w:val="tagcolor"/>
        </w:rPr>
        <w:t>&gt;</w:t>
      </w:r>
      <w:r w:rsidRPr="00AE2E21">
        <w:br/>
      </w:r>
      <w:r w:rsidRPr="00AE2E21">
        <w:rPr>
          <w:rStyle w:val="tagcolor"/>
        </w:rPr>
        <w:t>&lt;</w:t>
      </w:r>
      <w:r w:rsidRPr="00AE2E21">
        <w:rPr>
          <w:rStyle w:val="tagnamecolor"/>
        </w:rPr>
        <w:t>body</w:t>
      </w:r>
      <w:r w:rsidRPr="00AE2E21">
        <w:rPr>
          <w:rStyle w:val="tagcolor"/>
        </w:rPr>
        <w:t>&gt;</w:t>
      </w:r>
      <w:r w:rsidRPr="00AE2E21">
        <w:br/>
      </w:r>
      <w:r w:rsidRPr="00AE2E21">
        <w:br/>
      </w:r>
      <w:r w:rsidR="005C12AA">
        <w:rPr>
          <w:rStyle w:val="tagcolor"/>
        </w:rPr>
        <w:t xml:space="preserve">  </w:t>
      </w:r>
      <w:r w:rsidRPr="00AE2E21">
        <w:rPr>
          <w:rStyle w:val="tagcolor"/>
        </w:rPr>
        <w:t>&lt;</w:t>
      </w:r>
      <w:r w:rsidRPr="00AE2E21">
        <w:rPr>
          <w:rStyle w:val="tagnamecolor"/>
        </w:rPr>
        <w:t>div</w:t>
      </w:r>
      <w:r w:rsidRPr="00AE2E21">
        <w:rPr>
          <w:rStyle w:val="attributecolor"/>
        </w:rPr>
        <w:t> ng-app</w:t>
      </w:r>
      <w:r w:rsidRPr="00AE2E21">
        <w:rPr>
          <w:rStyle w:val="attributevaluecolor"/>
        </w:rPr>
        <w:t>=""</w:t>
      </w:r>
      <w:r w:rsidRPr="00AE2E21">
        <w:rPr>
          <w:rStyle w:val="tagcolor"/>
        </w:rPr>
        <w:t>&gt;</w:t>
      </w:r>
      <w:r w:rsidRPr="00AE2E21">
        <w:br/>
        <w:t>  </w:t>
      </w:r>
      <w:r w:rsidR="005C12AA">
        <w:t xml:space="preserve">  </w:t>
      </w:r>
      <w:r w:rsidRPr="00AE2E21">
        <w:rPr>
          <w:rStyle w:val="tagcolor"/>
        </w:rPr>
        <w:t>&lt;</w:t>
      </w:r>
      <w:r w:rsidRPr="00AE2E21">
        <w:rPr>
          <w:rStyle w:val="tagnamecolor"/>
        </w:rPr>
        <w:t>p</w:t>
      </w:r>
      <w:r w:rsidRPr="00AE2E21">
        <w:rPr>
          <w:rStyle w:val="tagcolor"/>
        </w:rPr>
        <w:t>&gt;</w:t>
      </w:r>
      <w:r w:rsidR="00100411">
        <w:t>Tong cua hai so la</w:t>
      </w:r>
      <w:r w:rsidRPr="00AE2E21">
        <w:t>: </w:t>
      </w:r>
      <w:r w:rsidRPr="00AE2E21">
        <w:rPr>
          <w:rStyle w:val="angularstatementcolor"/>
        </w:rPr>
        <w:t>{{ 5 + 5 }}</w:t>
      </w:r>
      <w:r w:rsidRPr="00AE2E21">
        <w:rPr>
          <w:rStyle w:val="tagcolor"/>
        </w:rPr>
        <w:t>&lt;</w:t>
      </w:r>
      <w:r w:rsidRPr="00AE2E21">
        <w:rPr>
          <w:rStyle w:val="tagnamecolor"/>
        </w:rPr>
        <w:t>/p</w:t>
      </w:r>
      <w:r w:rsidRPr="00AE2E21">
        <w:rPr>
          <w:rStyle w:val="tagcolor"/>
        </w:rPr>
        <w:t>&gt;</w:t>
      </w:r>
      <w:r w:rsidRPr="00AE2E21">
        <w:br/>
      </w:r>
      <w:r w:rsidR="005C12AA">
        <w:rPr>
          <w:rStyle w:val="tagcolor"/>
        </w:rPr>
        <w:t xml:space="preserve">  </w:t>
      </w:r>
      <w:r w:rsidRPr="00AE2E21">
        <w:rPr>
          <w:rStyle w:val="tagcolor"/>
        </w:rPr>
        <w:t>&lt;</w:t>
      </w:r>
      <w:r w:rsidRPr="00AE2E21">
        <w:rPr>
          <w:rStyle w:val="tagnamecolor"/>
        </w:rPr>
        <w:t>/div</w:t>
      </w:r>
      <w:r w:rsidRPr="00AE2E21">
        <w:rPr>
          <w:rStyle w:val="tagcolor"/>
        </w:rPr>
        <w:t>&gt;</w:t>
      </w:r>
      <w:r w:rsidRPr="00AE2E21">
        <w:br/>
      </w:r>
      <w:r w:rsidRPr="00AE2E21">
        <w:br/>
      </w:r>
      <w:r w:rsidRPr="00AE2E21">
        <w:rPr>
          <w:rStyle w:val="tagcolor"/>
        </w:rPr>
        <w:t>&lt;</w:t>
      </w:r>
      <w:r w:rsidRPr="00AE2E21">
        <w:rPr>
          <w:rStyle w:val="tagnamecolor"/>
        </w:rPr>
        <w:t>/body</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p>
    <w:p w14:paraId="756EA3CE" w14:textId="77777777" w:rsidR="004E60E1" w:rsidRPr="004E60E1" w:rsidRDefault="004E60E1" w:rsidP="004E60E1">
      <w:pPr>
        <w:pStyle w:val="ND"/>
      </w:pPr>
      <w:r w:rsidRPr="004E60E1">
        <w:t>Kết quả sau khi chạy chương trình là.</w:t>
      </w:r>
    </w:p>
    <w:p w14:paraId="308F0A33" w14:textId="77777777" w:rsidR="004E60E1" w:rsidRDefault="004E60E1" w:rsidP="004E60E1">
      <w:pPr>
        <w:pStyle w:val="manguon"/>
      </w:pPr>
      <w:r>
        <w:t>Tong cua hai so la: 10</w:t>
      </w:r>
    </w:p>
    <w:p w14:paraId="7A8723CF" w14:textId="77777777" w:rsidR="004E60E1" w:rsidRDefault="004E60E1" w:rsidP="004E60E1">
      <w:pPr>
        <w:pStyle w:val="ND"/>
      </w:pPr>
      <w:r w:rsidRPr="004E60E1">
        <w:t xml:space="preserve">Nếu xóa lệnh </w:t>
      </w:r>
      <w:r w:rsidRPr="004E60E1">
        <w:rPr>
          <w:rFonts w:ascii="Consolas" w:hAnsi="Consolas"/>
          <w:b/>
          <w:bCs w:val="0"/>
          <w:sz w:val="24"/>
          <w:szCs w:val="24"/>
        </w:rPr>
        <w:t>ng-app</w:t>
      </w:r>
      <w:r w:rsidRPr="004E60E1">
        <w:rPr>
          <w:sz w:val="24"/>
          <w:szCs w:val="24"/>
        </w:rPr>
        <w:t xml:space="preserve"> </w:t>
      </w:r>
      <w:r w:rsidRPr="004E60E1">
        <w:t>thì HTML sẽ hiển thị biểu thức như cũ mà không giải quyết nó.</w:t>
      </w:r>
    </w:p>
    <w:p w14:paraId="2D75C1DF" w14:textId="77777777" w:rsidR="008849A4" w:rsidRDefault="008849A4" w:rsidP="004E60E1">
      <w:pPr>
        <w:pStyle w:val="ND"/>
      </w:pPr>
      <w:r>
        <w:t>Kết quả sẽ được hiểu thị như</w:t>
      </w:r>
      <w:r w:rsidR="00257F03">
        <w:t xml:space="preserve"> sau</w:t>
      </w:r>
      <w:r>
        <w:t>.</w:t>
      </w:r>
    </w:p>
    <w:p w14:paraId="199B63A7" w14:textId="77777777" w:rsidR="004E60E1" w:rsidRPr="004E60E1" w:rsidRDefault="004E60E1" w:rsidP="004E60E1">
      <w:pPr>
        <w:pStyle w:val="manguon"/>
      </w:pPr>
      <w:r>
        <w:t xml:space="preserve">Tong cua hai so la: </w:t>
      </w:r>
      <w:r w:rsidRPr="00AE2E21">
        <w:rPr>
          <w:rStyle w:val="angularstatementcolor"/>
        </w:rPr>
        <w:t>{{ 5 + 5 }}</w:t>
      </w:r>
    </w:p>
    <w:p w14:paraId="794AB6C3" w14:textId="77777777" w:rsidR="004A0DB2" w:rsidRDefault="005C12AA" w:rsidP="005C12AA">
      <w:pPr>
        <w:pStyle w:val="ND"/>
      </w:pPr>
      <w:r w:rsidRPr="005C12AA">
        <w:t>Ngoài ra AngularJS còn có thể thay đổi giá trị các thuộc tính của CSS</w:t>
      </w:r>
      <w:r>
        <w:t>.</w:t>
      </w:r>
    </w:p>
    <w:p w14:paraId="4252406A" w14:textId="77777777" w:rsidR="005C12AA" w:rsidRDefault="005C12AA" w:rsidP="005C12AA">
      <w:pPr>
        <w:pStyle w:val="ND"/>
      </w:pPr>
      <w:r>
        <w:t>Ví dụ: Thay đổi màu nền cho ô nhập dữ liệu.</w:t>
      </w:r>
    </w:p>
    <w:p w14:paraId="687DF9CC" w14:textId="77777777" w:rsidR="005C12AA" w:rsidRPr="005C12AA" w:rsidRDefault="005C12AA" w:rsidP="005C12AA">
      <w:pPr>
        <w:pStyle w:val="manguon"/>
      </w:pPr>
      <w:r w:rsidRPr="005C12AA">
        <w:rPr>
          <w:rStyle w:val="tagcolor"/>
        </w:rPr>
        <w:t>&lt;</w:t>
      </w:r>
      <w:r w:rsidRPr="005C12AA">
        <w:rPr>
          <w:rStyle w:val="tagnamecolor"/>
        </w:rPr>
        <w:t>div</w:t>
      </w:r>
      <w:r w:rsidRPr="005C12AA">
        <w:rPr>
          <w:rStyle w:val="attributecolor"/>
        </w:rPr>
        <w:t> ng-app</w:t>
      </w:r>
      <w:r w:rsidRPr="005C12AA">
        <w:rPr>
          <w:rStyle w:val="attributevaluecolor"/>
        </w:rPr>
        <w:t>=""</w:t>
      </w:r>
      <w:r w:rsidRPr="005C12AA">
        <w:rPr>
          <w:rStyle w:val="attributecolor"/>
        </w:rPr>
        <w:t> ng-init</w:t>
      </w:r>
      <w:r w:rsidRPr="005C12AA">
        <w:rPr>
          <w:rStyle w:val="attributevaluecolor"/>
        </w:rPr>
        <w:t>="myCol='lightblue'"</w:t>
      </w:r>
      <w:r w:rsidRPr="005C12AA">
        <w:rPr>
          <w:rStyle w:val="tagcolor"/>
        </w:rPr>
        <w:t>&gt;</w:t>
      </w:r>
      <w:r w:rsidRPr="005C12AA">
        <w:br/>
      </w:r>
      <w:r w:rsidRPr="005C12AA">
        <w:br/>
      </w:r>
      <w:r>
        <w:rPr>
          <w:rStyle w:val="tagcolor"/>
        </w:rPr>
        <w:t xml:space="preserve">  </w:t>
      </w:r>
      <w:r w:rsidRPr="005C12AA">
        <w:rPr>
          <w:rStyle w:val="tagcolor"/>
        </w:rPr>
        <w:t>&lt;</w:t>
      </w:r>
      <w:r w:rsidRPr="005C12AA">
        <w:rPr>
          <w:rStyle w:val="tagnamecolor"/>
        </w:rPr>
        <w:t>input</w:t>
      </w:r>
      <w:r w:rsidRPr="005C12AA">
        <w:rPr>
          <w:rStyle w:val="attributecolor"/>
        </w:rPr>
        <w:t> style</w:t>
      </w:r>
      <w:r w:rsidRPr="005C12AA">
        <w:rPr>
          <w:rStyle w:val="attributevaluecolor"/>
        </w:rPr>
        <w:t>="background-color:</w:t>
      </w:r>
      <w:r w:rsidRPr="005C12AA">
        <w:rPr>
          <w:rStyle w:val="angularstatementcolor"/>
        </w:rPr>
        <w:t>{{myCol}}</w:t>
      </w:r>
      <w:r w:rsidRPr="005C12AA">
        <w:rPr>
          <w:rStyle w:val="attributevaluecolor"/>
        </w:rPr>
        <w:t>"</w:t>
      </w:r>
      <w:r w:rsidRPr="005C12AA">
        <w:rPr>
          <w:rStyle w:val="attributecolor"/>
        </w:rPr>
        <w:t> ng-model</w:t>
      </w:r>
      <w:r w:rsidRPr="005C12AA">
        <w:rPr>
          <w:rStyle w:val="attributevaluecolor"/>
        </w:rPr>
        <w:t>="myCol"</w:t>
      </w:r>
      <w:r w:rsidRPr="005C12AA">
        <w:rPr>
          <w:rStyle w:val="tagcolor"/>
        </w:rPr>
        <w:t>&gt;</w:t>
      </w:r>
      <w:r w:rsidRPr="005C12AA">
        <w:br/>
      </w:r>
      <w:r w:rsidRPr="005C12AA">
        <w:br/>
      </w:r>
      <w:r w:rsidRPr="005C12AA">
        <w:rPr>
          <w:rStyle w:val="tagcolor"/>
        </w:rPr>
        <w:t>&lt;</w:t>
      </w:r>
      <w:r w:rsidRPr="005C12AA">
        <w:rPr>
          <w:rStyle w:val="tagnamecolor"/>
        </w:rPr>
        <w:t>/div</w:t>
      </w:r>
      <w:r w:rsidRPr="005C12AA">
        <w:rPr>
          <w:rStyle w:val="tagcolor"/>
        </w:rPr>
        <w:t>&gt;</w:t>
      </w:r>
    </w:p>
    <w:p w14:paraId="43E4F867" w14:textId="77777777" w:rsidR="00FA52DA" w:rsidRPr="002F73A3" w:rsidRDefault="00FA52DA" w:rsidP="002F73A3">
      <w:pPr>
        <w:pStyle w:val="ND"/>
      </w:pPr>
      <w:r w:rsidRPr="002F73A3">
        <w:t>Kết quả sẽ được hiển thị</w:t>
      </w:r>
      <w:r w:rsidR="00257F03">
        <w:t xml:space="preserve"> như sau.</w:t>
      </w:r>
    </w:p>
    <w:p w14:paraId="421A5378" w14:textId="77E92B79" w:rsidR="002F73A3" w:rsidRDefault="00563D11" w:rsidP="002F73A3">
      <w:pPr>
        <w:pStyle w:val="manguon"/>
        <w:rPr>
          <w:bCs/>
        </w:rPr>
      </w:pPr>
      <w:r w:rsidRPr="002F73A3">
        <w:rPr>
          <w:noProof/>
        </w:rPr>
        <w:drawing>
          <wp:inline distT="0" distB="0" distL="0" distR="0" wp14:anchorId="7E3F5740" wp14:editId="6F785F33">
            <wp:extent cx="2813685" cy="6261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3685" cy="626110"/>
                    </a:xfrm>
                    <a:prstGeom prst="rect">
                      <a:avLst/>
                    </a:prstGeom>
                    <a:noFill/>
                    <a:ln>
                      <a:noFill/>
                    </a:ln>
                  </pic:spPr>
                </pic:pic>
              </a:graphicData>
            </a:graphic>
          </wp:inline>
        </w:drawing>
      </w:r>
    </w:p>
    <w:p w14:paraId="07010A73" w14:textId="77777777" w:rsidR="00A5043D" w:rsidRPr="00875765" w:rsidRDefault="00A5043D" w:rsidP="00A5043D">
      <w:pPr>
        <w:pStyle w:val="ND"/>
        <w:rPr>
          <w:b/>
          <w:bCs w:val="0"/>
        </w:rPr>
      </w:pPr>
      <w:r w:rsidRPr="00875765">
        <w:rPr>
          <w:b/>
          <w:bCs w:val="0"/>
        </w:rPr>
        <w:t>Số trong AngularJS</w:t>
      </w:r>
    </w:p>
    <w:p w14:paraId="4DFA87D0" w14:textId="77777777" w:rsidR="00A5043D" w:rsidRDefault="00A5043D" w:rsidP="00A5043D">
      <w:pPr>
        <w:pStyle w:val="ND"/>
      </w:pPr>
      <w:r>
        <w:t>Ví dụ về số trong AngularJS.</w:t>
      </w:r>
    </w:p>
    <w:p w14:paraId="1F390C95" w14:textId="77777777" w:rsidR="00A5043D" w:rsidRPr="00A5043D" w:rsidRDefault="00A5043D" w:rsidP="00A5043D">
      <w:pPr>
        <w:pStyle w:val="manguon"/>
      </w:pPr>
      <w:r w:rsidRPr="00A5043D">
        <w:rPr>
          <w:rStyle w:val="tagcolor"/>
        </w:rPr>
        <w:t>&lt;</w:t>
      </w:r>
      <w:r w:rsidRPr="00A5043D">
        <w:rPr>
          <w:rStyle w:val="tagnamecolor"/>
        </w:rPr>
        <w:t>div</w:t>
      </w:r>
      <w:r w:rsidRPr="00A5043D">
        <w:rPr>
          <w:rStyle w:val="attributecolor"/>
        </w:rPr>
        <w:t> ng-app</w:t>
      </w:r>
      <w:r w:rsidRPr="00A5043D">
        <w:rPr>
          <w:rStyle w:val="attributevaluecolor"/>
        </w:rPr>
        <w:t>=""</w:t>
      </w:r>
      <w:r w:rsidRPr="00A5043D">
        <w:rPr>
          <w:rStyle w:val="attributecolor"/>
        </w:rPr>
        <w:t> ng-init</w:t>
      </w:r>
      <w:r w:rsidRPr="00A5043D">
        <w:rPr>
          <w:rStyle w:val="attributevaluecolor"/>
        </w:rPr>
        <w:t>="</w:t>
      </w:r>
      <w:r w:rsidR="003452B6">
        <w:rPr>
          <w:rStyle w:val="attributevaluecolor"/>
        </w:rPr>
        <w:t>a</w:t>
      </w:r>
      <w:r w:rsidRPr="00A5043D">
        <w:rPr>
          <w:rStyle w:val="attributevaluecolor"/>
        </w:rPr>
        <w:t>=1;</w:t>
      </w:r>
      <w:r w:rsidR="003452B6">
        <w:rPr>
          <w:rStyle w:val="attributevaluecolor"/>
        </w:rPr>
        <w:t xml:space="preserve"> b=</w:t>
      </w:r>
      <w:r w:rsidRPr="00A5043D">
        <w:rPr>
          <w:rStyle w:val="attributevaluecolor"/>
        </w:rPr>
        <w:t>5"</w:t>
      </w:r>
      <w:r w:rsidRPr="00A5043D">
        <w:rPr>
          <w:rStyle w:val="tagcolor"/>
        </w:rPr>
        <w:t>&gt;</w:t>
      </w:r>
      <w:r w:rsidRPr="00A5043D">
        <w:br/>
      </w:r>
      <w:r w:rsidRPr="00A5043D">
        <w:br/>
      </w:r>
      <w:r>
        <w:rPr>
          <w:rStyle w:val="tagcolor"/>
        </w:rPr>
        <w:t xml:space="preserve">  </w:t>
      </w:r>
      <w:r w:rsidRPr="00A5043D">
        <w:rPr>
          <w:rStyle w:val="tagcolor"/>
        </w:rPr>
        <w:t>&lt;</w:t>
      </w:r>
      <w:r w:rsidRPr="00A5043D">
        <w:rPr>
          <w:rStyle w:val="tagnamecolor"/>
        </w:rPr>
        <w:t>p</w:t>
      </w:r>
      <w:r w:rsidRPr="00A5043D">
        <w:rPr>
          <w:rStyle w:val="tagcolor"/>
        </w:rPr>
        <w:t>&gt;</w:t>
      </w:r>
      <w:r w:rsidR="003452B6">
        <w:t>Tong cua a va b la</w:t>
      </w:r>
      <w:r w:rsidRPr="00A5043D">
        <w:t>: </w:t>
      </w:r>
      <w:r w:rsidRPr="00A5043D">
        <w:rPr>
          <w:rStyle w:val="angularstatementcolor"/>
        </w:rPr>
        <w:t xml:space="preserve">{{ </w:t>
      </w:r>
      <w:r w:rsidR="003452B6">
        <w:rPr>
          <w:rStyle w:val="angularstatementcolor"/>
        </w:rPr>
        <w:t>a</w:t>
      </w:r>
      <w:r w:rsidRPr="00A5043D">
        <w:rPr>
          <w:rStyle w:val="angularstatementcolor"/>
        </w:rPr>
        <w:t xml:space="preserve"> </w:t>
      </w:r>
      <w:r w:rsidR="003452B6">
        <w:rPr>
          <w:rStyle w:val="angularstatementcolor"/>
        </w:rPr>
        <w:t>+</w:t>
      </w:r>
      <w:r w:rsidRPr="00A5043D">
        <w:rPr>
          <w:rStyle w:val="angularstatementcolor"/>
        </w:rPr>
        <w:t xml:space="preserve"> </w:t>
      </w:r>
      <w:r w:rsidR="003452B6">
        <w:rPr>
          <w:rStyle w:val="angularstatementcolor"/>
        </w:rPr>
        <w:t>b</w:t>
      </w:r>
      <w:r w:rsidRPr="00A5043D">
        <w:rPr>
          <w:rStyle w:val="angularstatementcolor"/>
        </w:rPr>
        <w:t xml:space="preserve"> }}</w:t>
      </w:r>
      <w:r w:rsidRPr="00A5043D">
        <w:rPr>
          <w:rStyle w:val="tagcolor"/>
        </w:rPr>
        <w:t>&lt;</w:t>
      </w:r>
      <w:r w:rsidRPr="00A5043D">
        <w:rPr>
          <w:rStyle w:val="tagnamecolor"/>
        </w:rPr>
        <w:t>/p</w:t>
      </w:r>
      <w:r w:rsidRPr="00A5043D">
        <w:rPr>
          <w:rStyle w:val="tagcolor"/>
        </w:rPr>
        <w:t>&gt;</w:t>
      </w:r>
      <w:r w:rsidRPr="00A5043D">
        <w:br/>
      </w:r>
      <w:r w:rsidRPr="00A5043D">
        <w:br/>
      </w:r>
      <w:r w:rsidRPr="00A5043D">
        <w:rPr>
          <w:rStyle w:val="tagcolor"/>
        </w:rPr>
        <w:t>&lt;</w:t>
      </w:r>
      <w:r w:rsidRPr="00A5043D">
        <w:rPr>
          <w:rStyle w:val="tagnamecolor"/>
        </w:rPr>
        <w:t>/div</w:t>
      </w:r>
      <w:r w:rsidRPr="00A5043D">
        <w:rPr>
          <w:rStyle w:val="tagcolor"/>
        </w:rPr>
        <w:t>&gt;</w:t>
      </w:r>
    </w:p>
    <w:p w14:paraId="6AA477AF" w14:textId="77777777" w:rsidR="003452B6" w:rsidRPr="004E60E1" w:rsidRDefault="003452B6" w:rsidP="003452B6">
      <w:pPr>
        <w:pStyle w:val="ND"/>
      </w:pPr>
      <w:r w:rsidRPr="004E60E1">
        <w:t>Kết quả sau khi chạy chương trình là.</w:t>
      </w:r>
    </w:p>
    <w:p w14:paraId="42906052" w14:textId="77777777" w:rsidR="00A5043D" w:rsidRDefault="003452B6" w:rsidP="003452B6">
      <w:pPr>
        <w:pStyle w:val="manguon"/>
        <w:rPr>
          <w:b/>
          <w:bCs/>
        </w:rPr>
      </w:pPr>
      <w:r>
        <w:t>Tong cua a va b la</w:t>
      </w:r>
      <w:r w:rsidRPr="00A5043D">
        <w:t>: </w:t>
      </w:r>
      <w:r>
        <w:t>6</w:t>
      </w:r>
    </w:p>
    <w:p w14:paraId="37CC0B46" w14:textId="12019A80" w:rsidR="003452B6" w:rsidRPr="00875765" w:rsidRDefault="00610DE6" w:rsidP="00875765">
      <w:pPr>
        <w:pStyle w:val="ND"/>
        <w:rPr>
          <w:b/>
          <w:bCs w:val="0"/>
        </w:rPr>
      </w:pPr>
      <w:r w:rsidRPr="007549E8">
        <w:rPr>
          <w:b/>
          <w:bCs w:val="0"/>
        </w:rPr>
        <w:t xml:space="preserve">Chuỗi </w:t>
      </w:r>
      <w:r w:rsidR="00875765" w:rsidRPr="00875765">
        <w:rPr>
          <w:b/>
          <w:bCs w:val="0"/>
        </w:rPr>
        <w:t>trong AngularJS</w:t>
      </w:r>
    </w:p>
    <w:p w14:paraId="29D93BF8" w14:textId="730782D0" w:rsidR="00875765" w:rsidRDefault="00875765" w:rsidP="00875765">
      <w:pPr>
        <w:pStyle w:val="ND"/>
      </w:pPr>
      <w:r w:rsidRPr="00875765">
        <w:lastRenderedPageBreak/>
        <w:t xml:space="preserve">Ví dụ về </w:t>
      </w:r>
      <w:r w:rsidR="00610DE6" w:rsidRPr="00875765">
        <w:t>chu</w:t>
      </w:r>
      <w:r w:rsidR="00610DE6">
        <w:t>ỗ</w:t>
      </w:r>
      <w:r w:rsidR="00610DE6" w:rsidRPr="00875765">
        <w:t xml:space="preserve">i </w:t>
      </w:r>
      <w:r w:rsidRPr="00875765">
        <w:t>trong AngularJS</w:t>
      </w:r>
      <w:r>
        <w:t>.</w:t>
      </w:r>
    </w:p>
    <w:p w14:paraId="0DDE7423" w14:textId="77777777" w:rsidR="00875765" w:rsidRPr="00875765" w:rsidRDefault="00875765" w:rsidP="00875765">
      <w:pPr>
        <w:pStyle w:val="manguon"/>
      </w:pPr>
      <w:r w:rsidRPr="00875765">
        <w:rPr>
          <w:rStyle w:val="tagcolor"/>
        </w:rPr>
        <w:t>&lt;</w:t>
      </w:r>
      <w:r w:rsidRPr="00875765">
        <w:rPr>
          <w:rStyle w:val="tagnamecolor"/>
        </w:rPr>
        <w:t>div</w:t>
      </w:r>
      <w:r w:rsidRPr="00875765">
        <w:rPr>
          <w:rStyle w:val="attributecolor"/>
        </w:rPr>
        <w:t> ng-app</w:t>
      </w:r>
      <w:r w:rsidRPr="00875765">
        <w:rPr>
          <w:rStyle w:val="attributevaluecolor"/>
        </w:rPr>
        <w:t>=""</w:t>
      </w:r>
      <w:r w:rsidRPr="00875765">
        <w:rPr>
          <w:rStyle w:val="attributecolor"/>
        </w:rPr>
        <w:t> ng-init</w:t>
      </w:r>
      <w:r w:rsidRPr="00875765">
        <w:rPr>
          <w:rStyle w:val="attributevaluecolor"/>
        </w:rPr>
        <w:t>="</w:t>
      </w:r>
      <w:r w:rsidR="007D0EF2" w:rsidRPr="007D0EF2">
        <w:rPr>
          <w:rStyle w:val="attributevaluecolor"/>
        </w:rPr>
        <w:t>firstName</w:t>
      </w:r>
      <w:r w:rsidR="007C1A5E">
        <w:rPr>
          <w:rStyle w:val="attributevaluecolor"/>
        </w:rPr>
        <w:t xml:space="preserve"> </w:t>
      </w:r>
      <w:r w:rsidRPr="00875765">
        <w:rPr>
          <w:rStyle w:val="attributevaluecolor"/>
        </w:rPr>
        <w:t>=</w:t>
      </w:r>
      <w:r w:rsidR="007C1A5E">
        <w:rPr>
          <w:rStyle w:val="attributevaluecolor"/>
        </w:rPr>
        <w:t xml:space="preserve"> </w:t>
      </w:r>
      <w:r w:rsidR="00DE6D45">
        <w:rPr>
          <w:rStyle w:val="attributevaluecolor"/>
        </w:rPr>
        <w:t>Trung</w:t>
      </w:r>
      <w:r w:rsidRPr="00875765">
        <w:rPr>
          <w:rStyle w:val="attributevaluecolor"/>
        </w:rPr>
        <w:t>;</w:t>
      </w:r>
      <w:r w:rsidR="002234A3">
        <w:rPr>
          <w:rStyle w:val="attributevaluecolor"/>
        </w:rPr>
        <w:t xml:space="preserve"> </w:t>
      </w:r>
      <w:r w:rsidR="007D0EF2" w:rsidRPr="007D0EF2">
        <w:rPr>
          <w:rStyle w:val="attributevaluecolor"/>
        </w:rPr>
        <w:t>lastName</w:t>
      </w:r>
      <w:r w:rsidR="007C1A5E">
        <w:rPr>
          <w:rStyle w:val="attributevaluecolor"/>
        </w:rPr>
        <w:t xml:space="preserve"> </w:t>
      </w:r>
      <w:r w:rsidRPr="00875765">
        <w:rPr>
          <w:rStyle w:val="attributevaluecolor"/>
        </w:rPr>
        <w:t>=</w:t>
      </w:r>
      <w:r w:rsidR="007C1A5E">
        <w:rPr>
          <w:rStyle w:val="attributevaluecolor"/>
        </w:rPr>
        <w:t xml:space="preserve"> </w:t>
      </w:r>
      <w:r w:rsidRPr="00875765">
        <w:rPr>
          <w:rStyle w:val="attributevaluecolor"/>
        </w:rPr>
        <w:t>'</w:t>
      </w:r>
      <w:r w:rsidR="002234A3">
        <w:rPr>
          <w:rStyle w:val="attributevaluecolor"/>
        </w:rPr>
        <w:t>Trung Nghia</w:t>
      </w:r>
      <w:r w:rsidRPr="00875765">
        <w:rPr>
          <w:rStyle w:val="attributevaluecolor"/>
        </w:rPr>
        <w:t>'"</w:t>
      </w:r>
      <w:r w:rsidRPr="00875765">
        <w:rPr>
          <w:rStyle w:val="tagcolor"/>
        </w:rPr>
        <w:t>&gt;</w:t>
      </w:r>
      <w:r w:rsidRPr="00875765">
        <w:br/>
      </w:r>
      <w:r w:rsidRPr="00875765">
        <w:br/>
      </w:r>
      <w:r>
        <w:rPr>
          <w:rStyle w:val="tagcolor"/>
        </w:rPr>
        <w:t xml:space="preserve">  </w:t>
      </w:r>
      <w:r w:rsidRPr="00875765">
        <w:rPr>
          <w:rStyle w:val="tagcolor"/>
        </w:rPr>
        <w:t>&lt;</w:t>
      </w:r>
      <w:r w:rsidRPr="00875765">
        <w:rPr>
          <w:rStyle w:val="tagnamecolor"/>
        </w:rPr>
        <w:t>p</w:t>
      </w:r>
      <w:r w:rsidRPr="00875765">
        <w:rPr>
          <w:rStyle w:val="tagcolor"/>
        </w:rPr>
        <w:t>&gt;</w:t>
      </w:r>
      <w:r w:rsidR="007D0EF2">
        <w:t>Full name is</w:t>
      </w:r>
      <w:r w:rsidR="002234A3">
        <w:t>:</w:t>
      </w:r>
      <w:r w:rsidRPr="00875765">
        <w:t> </w:t>
      </w:r>
      <w:r w:rsidRPr="00875765">
        <w:rPr>
          <w:rStyle w:val="angularstatementcolor"/>
        </w:rPr>
        <w:t xml:space="preserve">{{ </w:t>
      </w:r>
      <w:r w:rsidR="007D0EF2" w:rsidRPr="007D0EF2">
        <w:rPr>
          <w:rStyle w:val="attributevaluecolor"/>
        </w:rPr>
        <w:t>firstName</w:t>
      </w:r>
      <w:r w:rsidR="007D0EF2" w:rsidRPr="00875765">
        <w:rPr>
          <w:rStyle w:val="angularstatementcolor"/>
        </w:rPr>
        <w:t xml:space="preserve"> </w:t>
      </w:r>
      <w:r w:rsidRPr="00875765">
        <w:rPr>
          <w:rStyle w:val="angularstatementcolor"/>
        </w:rPr>
        <w:t xml:space="preserve">+ " " + </w:t>
      </w:r>
      <w:r w:rsidR="007D0EF2" w:rsidRPr="007D0EF2">
        <w:rPr>
          <w:rStyle w:val="attributevaluecolor"/>
        </w:rPr>
        <w:t>lastName</w:t>
      </w:r>
      <w:r w:rsidR="007D0EF2" w:rsidRPr="00875765">
        <w:rPr>
          <w:rStyle w:val="angularstatementcolor"/>
        </w:rPr>
        <w:t xml:space="preserve"> </w:t>
      </w:r>
      <w:r w:rsidRPr="00875765">
        <w:rPr>
          <w:rStyle w:val="angularstatementcolor"/>
        </w:rPr>
        <w:t>}}</w:t>
      </w:r>
      <w:r w:rsidRPr="00875765">
        <w:rPr>
          <w:rStyle w:val="tagcolor"/>
        </w:rPr>
        <w:t>&lt;</w:t>
      </w:r>
      <w:r w:rsidRPr="00875765">
        <w:rPr>
          <w:rStyle w:val="tagnamecolor"/>
        </w:rPr>
        <w:t>/p</w:t>
      </w:r>
      <w:r w:rsidRPr="00875765">
        <w:rPr>
          <w:rStyle w:val="tagcolor"/>
        </w:rPr>
        <w:t>&gt;</w:t>
      </w:r>
      <w:r w:rsidRPr="00875765">
        <w:br/>
      </w:r>
      <w:r w:rsidRPr="00875765">
        <w:br/>
      </w:r>
      <w:r w:rsidRPr="00875765">
        <w:rPr>
          <w:rStyle w:val="tagcolor"/>
        </w:rPr>
        <w:t>&lt;</w:t>
      </w:r>
      <w:r w:rsidRPr="00875765">
        <w:rPr>
          <w:rStyle w:val="tagnamecolor"/>
        </w:rPr>
        <w:t>/div</w:t>
      </w:r>
      <w:r w:rsidRPr="00875765">
        <w:rPr>
          <w:rStyle w:val="tagcolor"/>
        </w:rPr>
        <w:t>&gt;</w:t>
      </w:r>
    </w:p>
    <w:p w14:paraId="2A1A0A6E" w14:textId="77777777" w:rsidR="002234A3" w:rsidRPr="004E60E1" w:rsidRDefault="002234A3" w:rsidP="002234A3">
      <w:pPr>
        <w:pStyle w:val="ND"/>
      </w:pPr>
      <w:r w:rsidRPr="004E60E1">
        <w:t>Kết quả sau khi chạy chương trình là.</w:t>
      </w:r>
    </w:p>
    <w:p w14:paraId="440EDBC7" w14:textId="77777777" w:rsidR="00875765" w:rsidRPr="002234A3" w:rsidRDefault="007D0EF2" w:rsidP="002234A3">
      <w:pPr>
        <w:pStyle w:val="manguon"/>
      </w:pPr>
      <w:r>
        <w:t>Full name is</w:t>
      </w:r>
      <w:r w:rsidR="002234A3" w:rsidRPr="002234A3">
        <w:t>:</w:t>
      </w:r>
      <w:r w:rsidR="00DE6D45" w:rsidRPr="002234A3">
        <w:t xml:space="preserve"> </w:t>
      </w:r>
      <w:r w:rsidR="002234A3" w:rsidRPr="002234A3">
        <w:t>Trung Nghia</w:t>
      </w:r>
    </w:p>
    <w:p w14:paraId="09123584" w14:textId="77777777" w:rsidR="00875765" w:rsidRPr="00130A33" w:rsidRDefault="007D0EF2" w:rsidP="00130A33">
      <w:pPr>
        <w:pStyle w:val="ND"/>
        <w:rPr>
          <w:b/>
          <w:bCs w:val="0"/>
        </w:rPr>
      </w:pPr>
      <w:r w:rsidRPr="00130A33">
        <w:rPr>
          <w:b/>
          <w:bCs w:val="0"/>
        </w:rPr>
        <w:t>Đối tượng trong AngularJS</w:t>
      </w:r>
    </w:p>
    <w:p w14:paraId="1A9BC2BA" w14:textId="77777777" w:rsidR="007D0EF2" w:rsidRPr="00130A33" w:rsidRDefault="007D0EF2" w:rsidP="00130A33">
      <w:pPr>
        <w:pStyle w:val="ND"/>
      </w:pPr>
      <w:r w:rsidRPr="00130A33">
        <w:t>Ví dụ về đối tượng trong AngularJS</w:t>
      </w:r>
      <w:r w:rsidR="00130A33">
        <w:t>.</w:t>
      </w:r>
    </w:p>
    <w:p w14:paraId="648A0EC4" w14:textId="77777777" w:rsidR="007D0EF2" w:rsidRPr="00DE6D45" w:rsidRDefault="007D0EF2" w:rsidP="00DE6D45">
      <w:pPr>
        <w:pStyle w:val="manguon"/>
      </w:pPr>
      <w:r w:rsidRPr="00DE6D45">
        <w:rPr>
          <w:rStyle w:val="tagcolor"/>
        </w:rPr>
        <w:t>&lt;</w:t>
      </w:r>
      <w:r w:rsidRPr="00DE6D45">
        <w:rPr>
          <w:rStyle w:val="tagnamecolor"/>
        </w:rPr>
        <w:t>div</w:t>
      </w:r>
      <w:r w:rsidRPr="00DE6D45">
        <w:rPr>
          <w:rStyle w:val="attributecolor"/>
        </w:rPr>
        <w:t> ng-app</w:t>
      </w:r>
      <w:r w:rsidRPr="00DE6D45">
        <w:rPr>
          <w:rStyle w:val="attributevaluecolor"/>
        </w:rPr>
        <w:t>=""</w:t>
      </w:r>
      <w:r w:rsidRPr="00DE6D45">
        <w:rPr>
          <w:rStyle w:val="attributecolor"/>
        </w:rPr>
        <w:t> ng-init</w:t>
      </w:r>
      <w:r w:rsidRPr="00DE6D45">
        <w:rPr>
          <w:rStyle w:val="attributevaluecolor"/>
        </w:rPr>
        <w:t>="</w:t>
      </w:r>
      <w:r w:rsidR="00DE6D45" w:rsidRPr="00DE6D45">
        <w:t>person</w:t>
      </w:r>
      <w:r w:rsidR="00DE6D45" w:rsidRPr="00DE6D45">
        <w:rPr>
          <w:rStyle w:val="attributevaluecolor"/>
        </w:rPr>
        <w:t xml:space="preserve"> </w:t>
      </w:r>
      <w:r w:rsidRPr="00DE6D45">
        <w:rPr>
          <w:rStyle w:val="attributevaluecolor"/>
        </w:rPr>
        <w:t>=</w:t>
      </w:r>
      <w:r w:rsidR="00DE6D45">
        <w:rPr>
          <w:rStyle w:val="attributevaluecolor"/>
        </w:rPr>
        <w:t xml:space="preserve"> </w:t>
      </w:r>
      <w:r w:rsidRPr="00DE6D45">
        <w:rPr>
          <w:rStyle w:val="attributevaluecolor"/>
        </w:rPr>
        <w:t>{firstName:</w:t>
      </w:r>
      <w:r w:rsidR="0044428F">
        <w:rPr>
          <w:rStyle w:val="attributevaluecolor"/>
        </w:rPr>
        <w:t xml:space="preserve"> </w:t>
      </w:r>
      <w:r w:rsidRPr="00DE6D45">
        <w:rPr>
          <w:rStyle w:val="attributevaluecolor"/>
        </w:rPr>
        <w:t>'</w:t>
      </w:r>
      <w:r w:rsidR="00DE6D45">
        <w:rPr>
          <w:rStyle w:val="attributevaluecolor"/>
        </w:rPr>
        <w:t>Tr</w:t>
      </w:r>
      <w:r w:rsidR="0029429D">
        <w:rPr>
          <w:rStyle w:val="attributevaluecolor"/>
        </w:rPr>
        <w:t>ung</w:t>
      </w:r>
      <w:r w:rsidRPr="00DE6D45">
        <w:rPr>
          <w:rStyle w:val="attributevaluecolor"/>
        </w:rPr>
        <w:t>',</w:t>
      </w:r>
      <w:r w:rsidR="0044428F">
        <w:rPr>
          <w:rStyle w:val="attributevaluecolor"/>
        </w:rPr>
        <w:t xml:space="preserve"> </w:t>
      </w:r>
      <w:r w:rsidRPr="00DE6D45">
        <w:rPr>
          <w:rStyle w:val="attributevaluecolor"/>
        </w:rPr>
        <w:t>lastName:</w:t>
      </w:r>
      <w:r w:rsidR="0044428F">
        <w:rPr>
          <w:rStyle w:val="attributevaluecolor"/>
        </w:rPr>
        <w:t xml:space="preserve"> 'Nghia</w:t>
      </w:r>
      <w:r w:rsidRPr="00DE6D45">
        <w:rPr>
          <w:rStyle w:val="attributevaluecolor"/>
        </w:rPr>
        <w:t>'}"</w:t>
      </w:r>
      <w:r w:rsidRPr="00DE6D45">
        <w:rPr>
          <w:rStyle w:val="tagcolor"/>
        </w:rPr>
        <w:t>&gt;</w:t>
      </w:r>
      <w:r w:rsidRPr="00DE6D45">
        <w:br/>
      </w:r>
      <w:r w:rsidRPr="00DE6D45">
        <w:br/>
      </w:r>
      <w:r w:rsidRPr="00DE6D45">
        <w:rPr>
          <w:rStyle w:val="tagcolor"/>
        </w:rPr>
        <w:t xml:space="preserve">  &lt;</w:t>
      </w:r>
      <w:r w:rsidRPr="00DE6D45">
        <w:rPr>
          <w:rStyle w:val="tagnamecolor"/>
        </w:rPr>
        <w:t>p</w:t>
      </w:r>
      <w:r w:rsidRPr="00DE6D45">
        <w:rPr>
          <w:rStyle w:val="tagcolor"/>
        </w:rPr>
        <w:t>&gt;</w:t>
      </w:r>
      <w:r w:rsidRPr="00DE6D45">
        <w:t>The name is</w:t>
      </w:r>
      <w:r w:rsidR="00A33CA9">
        <w:t>:</w:t>
      </w:r>
      <w:r w:rsidRPr="00DE6D45">
        <w:t> </w:t>
      </w:r>
      <w:r w:rsidRPr="00DE6D45">
        <w:rPr>
          <w:rStyle w:val="angularstatementcolor"/>
        </w:rPr>
        <w:t>{{ person.lastName }}</w:t>
      </w:r>
      <w:r w:rsidRPr="00DE6D45">
        <w:rPr>
          <w:rStyle w:val="tagcolor"/>
        </w:rPr>
        <w:t>&lt;</w:t>
      </w:r>
      <w:r w:rsidRPr="00DE6D45">
        <w:rPr>
          <w:rStyle w:val="tagnamecolor"/>
        </w:rPr>
        <w:t>/p</w:t>
      </w:r>
      <w:r w:rsidRPr="00DE6D45">
        <w:rPr>
          <w:rStyle w:val="tagcolor"/>
        </w:rPr>
        <w:t>&gt;</w:t>
      </w:r>
      <w:r w:rsidRPr="00DE6D45">
        <w:br/>
      </w:r>
      <w:r w:rsidRPr="00DE6D45">
        <w:br/>
      </w:r>
      <w:r w:rsidRPr="00DE6D45">
        <w:rPr>
          <w:rStyle w:val="tagcolor"/>
        </w:rPr>
        <w:t>&lt;</w:t>
      </w:r>
      <w:r w:rsidRPr="00DE6D45">
        <w:rPr>
          <w:rStyle w:val="tagnamecolor"/>
        </w:rPr>
        <w:t>/div</w:t>
      </w:r>
      <w:r w:rsidRPr="00DE6D45">
        <w:rPr>
          <w:rStyle w:val="tagcolor"/>
        </w:rPr>
        <w:t>&gt;</w:t>
      </w:r>
    </w:p>
    <w:p w14:paraId="1F65740F" w14:textId="77777777" w:rsidR="00A33CA9" w:rsidRPr="004E60E1" w:rsidRDefault="00A33CA9" w:rsidP="00A33CA9">
      <w:pPr>
        <w:pStyle w:val="ND"/>
      </w:pPr>
      <w:r w:rsidRPr="004E60E1">
        <w:t>Kết quả sau khi chạy chương trình là.</w:t>
      </w:r>
    </w:p>
    <w:p w14:paraId="12222AC9" w14:textId="77777777" w:rsidR="007D0EF2" w:rsidRPr="00A33CA9" w:rsidRDefault="00A33CA9" w:rsidP="00A33CA9">
      <w:pPr>
        <w:pStyle w:val="manguon"/>
      </w:pPr>
      <w:r w:rsidRPr="00A33CA9">
        <w:t xml:space="preserve">The name is: </w:t>
      </w:r>
      <w:r w:rsidRPr="00A33CA9">
        <w:rPr>
          <w:rStyle w:val="attributevaluecolor"/>
        </w:rPr>
        <w:t>Nghia</w:t>
      </w:r>
    </w:p>
    <w:p w14:paraId="43D01180" w14:textId="77777777" w:rsidR="007D0EF2" w:rsidRDefault="00A33CA9" w:rsidP="005D021D">
      <w:pPr>
        <w:pStyle w:val="ND"/>
        <w:rPr>
          <w:b/>
          <w:bCs w:val="0"/>
        </w:rPr>
      </w:pPr>
      <w:r>
        <w:rPr>
          <w:b/>
          <w:bCs w:val="0"/>
        </w:rPr>
        <w:t>Mảng trong AngularJS</w:t>
      </w:r>
    </w:p>
    <w:p w14:paraId="203C22FC" w14:textId="77777777" w:rsidR="00A33CA9" w:rsidRDefault="00A33CA9" w:rsidP="00A33CA9">
      <w:pPr>
        <w:pStyle w:val="ND"/>
      </w:pPr>
      <w:r w:rsidRPr="00A33CA9">
        <w:t>Ví dụ về mảng trong AngularJS.</w:t>
      </w:r>
    </w:p>
    <w:p w14:paraId="3E16DBF6" w14:textId="77777777" w:rsidR="00A33CA9" w:rsidRPr="00A33CA9" w:rsidRDefault="00A33CA9" w:rsidP="00A33CA9">
      <w:pPr>
        <w:pStyle w:val="manguon"/>
      </w:pPr>
      <w:r w:rsidRPr="00A33CA9">
        <w:rPr>
          <w:rStyle w:val="tagcolor"/>
        </w:rPr>
        <w:t>&lt;</w:t>
      </w:r>
      <w:r w:rsidRPr="00A33CA9">
        <w:rPr>
          <w:rStyle w:val="tagnamecolor"/>
        </w:rPr>
        <w:t>div</w:t>
      </w:r>
      <w:r w:rsidRPr="00A33CA9">
        <w:rPr>
          <w:rStyle w:val="attributecolor"/>
        </w:rPr>
        <w:t> ng-app</w:t>
      </w:r>
      <w:r w:rsidRPr="00A33CA9">
        <w:rPr>
          <w:rStyle w:val="attributevaluecolor"/>
        </w:rPr>
        <w:t>=""</w:t>
      </w:r>
      <w:r w:rsidRPr="00A33CA9">
        <w:rPr>
          <w:rStyle w:val="attributecolor"/>
        </w:rPr>
        <w:t> ng-init</w:t>
      </w:r>
      <w:r w:rsidRPr="00A33CA9">
        <w:rPr>
          <w:rStyle w:val="attributevaluecolor"/>
        </w:rPr>
        <w:t>="points=[1,15,</w:t>
      </w:r>
      <w:r w:rsidR="002721A2">
        <w:rPr>
          <w:rStyle w:val="attributevaluecolor"/>
        </w:rPr>
        <w:t>30</w:t>
      </w:r>
      <w:r w:rsidRPr="00A33CA9">
        <w:rPr>
          <w:rStyle w:val="attributevaluecolor"/>
        </w:rPr>
        <w:t>,</w:t>
      </w:r>
      <w:r w:rsidR="002721A2">
        <w:rPr>
          <w:rStyle w:val="attributevaluecolor"/>
        </w:rPr>
        <w:t>45</w:t>
      </w:r>
      <w:r w:rsidRPr="00A33CA9">
        <w:rPr>
          <w:rStyle w:val="attributevaluecolor"/>
        </w:rPr>
        <w:t>,</w:t>
      </w:r>
      <w:r w:rsidR="002721A2">
        <w:rPr>
          <w:rStyle w:val="attributevaluecolor"/>
        </w:rPr>
        <w:t>60</w:t>
      </w:r>
      <w:r w:rsidRPr="00A33CA9">
        <w:rPr>
          <w:rStyle w:val="attributevaluecolor"/>
        </w:rPr>
        <w:t>]"</w:t>
      </w:r>
      <w:r w:rsidRPr="00A33CA9">
        <w:rPr>
          <w:rStyle w:val="tagcolor"/>
        </w:rPr>
        <w:t>&gt;</w:t>
      </w:r>
      <w:r w:rsidRPr="00A33CA9">
        <w:br/>
      </w:r>
      <w:r w:rsidRPr="00A33CA9">
        <w:br/>
      </w:r>
      <w:r>
        <w:rPr>
          <w:rStyle w:val="tagcolor"/>
        </w:rPr>
        <w:t xml:space="preserve">  </w:t>
      </w:r>
      <w:r w:rsidRPr="00A33CA9">
        <w:rPr>
          <w:rStyle w:val="tagcolor"/>
        </w:rPr>
        <w:t>&lt;</w:t>
      </w:r>
      <w:r w:rsidRPr="00A33CA9">
        <w:rPr>
          <w:rStyle w:val="tagnamecolor"/>
        </w:rPr>
        <w:t>p</w:t>
      </w:r>
      <w:r w:rsidRPr="00A33CA9">
        <w:rPr>
          <w:rStyle w:val="tagcolor"/>
        </w:rPr>
        <w:t>&gt;</w:t>
      </w:r>
      <w:r w:rsidRPr="00A33CA9">
        <w:t>The third result is </w:t>
      </w:r>
      <w:r w:rsidRPr="00A33CA9">
        <w:rPr>
          <w:rStyle w:val="angularstatementcolor"/>
        </w:rPr>
        <w:t>{{ points[2] }}</w:t>
      </w:r>
      <w:r w:rsidRPr="00A33CA9">
        <w:rPr>
          <w:rStyle w:val="tagcolor"/>
        </w:rPr>
        <w:t>&lt;</w:t>
      </w:r>
      <w:r w:rsidRPr="00A33CA9">
        <w:rPr>
          <w:rStyle w:val="tagnamecolor"/>
        </w:rPr>
        <w:t>/p</w:t>
      </w:r>
      <w:r w:rsidRPr="00A33CA9">
        <w:rPr>
          <w:rStyle w:val="tagcolor"/>
        </w:rPr>
        <w:t>&gt;</w:t>
      </w:r>
      <w:r w:rsidRPr="00A33CA9">
        <w:br/>
      </w:r>
      <w:r w:rsidRPr="00A33CA9">
        <w:br/>
      </w:r>
      <w:r w:rsidRPr="00A33CA9">
        <w:rPr>
          <w:rStyle w:val="tagcolor"/>
        </w:rPr>
        <w:t>&lt;</w:t>
      </w:r>
      <w:r w:rsidRPr="00A33CA9">
        <w:rPr>
          <w:rStyle w:val="tagnamecolor"/>
        </w:rPr>
        <w:t>/div</w:t>
      </w:r>
      <w:r w:rsidRPr="00A33CA9">
        <w:rPr>
          <w:rStyle w:val="tagcolor"/>
        </w:rPr>
        <w:t>&gt;</w:t>
      </w:r>
    </w:p>
    <w:p w14:paraId="0E0151F9" w14:textId="366F8119" w:rsidR="002721A2" w:rsidRPr="004E60E1" w:rsidRDefault="002721A2" w:rsidP="002721A2">
      <w:pPr>
        <w:pStyle w:val="ND"/>
      </w:pPr>
      <w:r w:rsidRPr="004E60E1">
        <w:t>Kết quả sau khi chạy chương trình là</w:t>
      </w:r>
      <w:r w:rsidR="00610DE6">
        <w:t>:</w:t>
      </w:r>
    </w:p>
    <w:p w14:paraId="63B27C9F" w14:textId="77777777" w:rsidR="00A33CA9" w:rsidRPr="002721A2" w:rsidRDefault="002721A2" w:rsidP="002721A2">
      <w:pPr>
        <w:pStyle w:val="manguon"/>
      </w:pPr>
      <w:r w:rsidRPr="002721A2">
        <w:t>The third result is 30</w:t>
      </w:r>
    </w:p>
    <w:p w14:paraId="5163BE52" w14:textId="77777777" w:rsidR="009C487F" w:rsidRPr="00095854" w:rsidRDefault="009C487F" w:rsidP="00157F3E">
      <w:pPr>
        <w:pStyle w:val="Heading3"/>
      </w:pPr>
      <w:bookmarkStart w:id="5" w:name="_Toc152895917"/>
      <w:r w:rsidRPr="00095854">
        <w:t>AngularJS Modules</w:t>
      </w:r>
      <w:bookmarkEnd w:id="5"/>
    </w:p>
    <w:p w14:paraId="7A893277" w14:textId="77777777" w:rsidR="009C487F" w:rsidRDefault="009C487F" w:rsidP="00D6409D">
      <w:pPr>
        <w:pStyle w:val="ND"/>
      </w:pPr>
      <w:r w:rsidRPr="00C60D16">
        <w:t>AngularJS Modules là cách tốt nhất để tổ chức mã nguồn.</w:t>
      </w:r>
      <w:r w:rsidR="00D6409D">
        <w:t xml:space="preserve"> Nó được định nghĩa là một </w:t>
      </w:r>
      <w:r w:rsidRPr="007B783D">
        <w:t>ứng dụng, nơi chứa các phần khác nhau của ứng dụng và là nơi chứa controller.</w:t>
      </w:r>
    </w:p>
    <w:p w14:paraId="7C6207E5" w14:textId="77777777" w:rsidR="00EF42ED" w:rsidRPr="00EF42ED" w:rsidRDefault="00EF42ED" w:rsidP="00D6409D">
      <w:pPr>
        <w:pStyle w:val="ND"/>
        <w:rPr>
          <w:b/>
          <w:bCs w:val="0"/>
        </w:rPr>
      </w:pPr>
      <w:r w:rsidRPr="00EF42ED">
        <w:rPr>
          <w:b/>
          <w:bCs w:val="0"/>
        </w:rPr>
        <w:t>Tạo một module</w:t>
      </w:r>
    </w:p>
    <w:p w14:paraId="57D5E862" w14:textId="77777777" w:rsidR="004559E0" w:rsidRPr="00F1664B" w:rsidRDefault="00EF42ED" w:rsidP="004559E0">
      <w:pPr>
        <w:pStyle w:val="ND"/>
      </w:pPr>
      <w:r>
        <w:t xml:space="preserve">Một </w:t>
      </w:r>
      <w:r w:rsidR="009C487F" w:rsidRPr="007B783D">
        <w:t>module</w:t>
      </w:r>
      <w:r w:rsidR="009C487F" w:rsidRPr="00041B5C">
        <w:t xml:space="preserve"> được tạo</w:t>
      </w:r>
      <w:r w:rsidR="00F42DAF">
        <w:t xml:space="preserve"> ra</w:t>
      </w:r>
      <w:r w:rsidR="009C487F" w:rsidRPr="00041B5C">
        <w:t xml:space="preserve"> bằng cách sử dụng hàm </w:t>
      </w:r>
      <w:r w:rsidR="009C487F" w:rsidRPr="00157F3E">
        <w:rPr>
          <w:rFonts w:ascii="Consolas" w:hAnsi="Consolas"/>
          <w:b/>
          <w:bCs w:val="0"/>
          <w:sz w:val="24"/>
          <w:szCs w:val="24"/>
        </w:rPr>
        <w:t>angular.modul</w:t>
      </w:r>
      <w:r w:rsidR="003D0276">
        <w:rPr>
          <w:rFonts w:ascii="Consolas" w:hAnsi="Consolas"/>
          <w:b/>
          <w:bCs w:val="0"/>
          <w:sz w:val="24"/>
          <w:szCs w:val="24"/>
        </w:rPr>
        <w:t xml:space="preserve">e </w:t>
      </w:r>
      <w:r w:rsidR="003D0276" w:rsidRPr="00F1664B">
        <w:t>và nó phải được đặ</w:t>
      </w:r>
      <w:r w:rsidR="004559E0">
        <w:t>t</w:t>
      </w:r>
      <w:r w:rsidR="003D0276" w:rsidRPr="00F1664B">
        <w:t xml:space="preserve"> nằm trong cặp thẻ &lt;</w:t>
      </w:r>
      <w:r w:rsidR="00F1664B" w:rsidRPr="00F1664B">
        <w:t>script</w:t>
      </w:r>
      <w:r w:rsidR="003D0276" w:rsidRPr="00F1664B">
        <w:t>&gt;</w:t>
      </w:r>
      <w:r w:rsidR="00F1664B">
        <w:t>.</w:t>
      </w:r>
    </w:p>
    <w:p w14:paraId="4440CBBF" w14:textId="7E4C7811" w:rsidR="00866544" w:rsidRPr="003D0276" w:rsidRDefault="003D0276" w:rsidP="003D0276">
      <w:pPr>
        <w:pStyle w:val="manguon"/>
      </w:pPr>
      <w:r w:rsidRPr="003D0276">
        <w:rPr>
          <w:rStyle w:val="tagcolor"/>
        </w:rPr>
        <w:t>&lt;</w:t>
      </w:r>
      <w:r w:rsidRPr="003D0276">
        <w:rPr>
          <w:rStyle w:val="tagnamecolor"/>
        </w:rPr>
        <w:t>script</w:t>
      </w:r>
      <w:r w:rsidRPr="003D0276">
        <w:rPr>
          <w:rStyle w:val="tagcolor"/>
        </w:rPr>
        <w:t>&gt;</w:t>
      </w:r>
      <w:r w:rsidRPr="003D0276">
        <w:br/>
      </w:r>
      <w:r w:rsidRPr="003D0276">
        <w:br/>
      </w:r>
      <w:r w:rsidR="00862B6E">
        <w:rPr>
          <w:rStyle w:val="jskeywordcolor"/>
        </w:rPr>
        <w:t xml:space="preserve">  </w:t>
      </w:r>
      <w:r w:rsidRPr="003D0276">
        <w:rPr>
          <w:rStyle w:val="jskeywordcolor"/>
        </w:rPr>
        <w:t>var</w:t>
      </w:r>
      <w:r w:rsidRPr="003D0276">
        <w:rPr>
          <w:rStyle w:val="jscolor"/>
        </w:rPr>
        <w:t> app = angular.</w:t>
      </w:r>
      <w:r w:rsidRPr="003D0276">
        <w:rPr>
          <w:rStyle w:val="jspropertycolor"/>
        </w:rPr>
        <w:t>module</w:t>
      </w:r>
      <w:r w:rsidRPr="003D0276">
        <w:rPr>
          <w:rStyle w:val="jscolor"/>
        </w:rPr>
        <w:t>(</w:t>
      </w:r>
      <w:r w:rsidRPr="003D0276">
        <w:rPr>
          <w:rStyle w:val="jsstringcolor"/>
        </w:rPr>
        <w:t>"myApp"</w:t>
      </w:r>
      <w:r w:rsidRPr="003D0276">
        <w:rPr>
          <w:rStyle w:val="jscolor"/>
        </w:rPr>
        <w:t>, []);</w:t>
      </w:r>
      <w:r w:rsidR="009F6828">
        <w:t xml:space="preserve"> </w:t>
      </w:r>
      <w:r w:rsidRPr="003D0276">
        <w:rPr>
          <w:rStyle w:val="tagcolor"/>
        </w:rPr>
        <w:t>&lt;</w:t>
      </w:r>
      <w:r w:rsidRPr="003D0276">
        <w:rPr>
          <w:rStyle w:val="tagnamecolor"/>
        </w:rPr>
        <w:t>/script</w:t>
      </w:r>
      <w:r w:rsidRPr="003D0276">
        <w:rPr>
          <w:rStyle w:val="tagcolor"/>
        </w:rPr>
        <w:t>&gt;</w:t>
      </w:r>
    </w:p>
    <w:p w14:paraId="04D5378E" w14:textId="77777777" w:rsidR="00EF42ED" w:rsidRDefault="003434E9" w:rsidP="00A972BC">
      <w:pPr>
        <w:pStyle w:val="ND"/>
        <w:rPr>
          <w:b/>
          <w:bCs w:val="0"/>
        </w:rPr>
      </w:pPr>
      <w:r>
        <w:rPr>
          <w:b/>
          <w:bCs w:val="0"/>
        </w:rPr>
        <w:lastRenderedPageBreak/>
        <w:t>Thêm bộ điều khiển</w:t>
      </w:r>
    </w:p>
    <w:p w14:paraId="02C0FBE9" w14:textId="77777777" w:rsidR="00EF42ED" w:rsidRDefault="007D2DD8" w:rsidP="00A972BC">
      <w:pPr>
        <w:pStyle w:val="ND"/>
        <w:rPr>
          <w:rFonts w:ascii="Consolas" w:hAnsi="Consolas"/>
          <w:b/>
          <w:bCs w:val="0"/>
          <w:sz w:val="22"/>
          <w:szCs w:val="22"/>
        </w:rPr>
      </w:pPr>
      <w:r w:rsidRPr="007D2DD8">
        <w:t>Một bộ điều khiển được thêm vào ứng dụng bằng lệnh</w:t>
      </w:r>
      <w:r>
        <w:rPr>
          <w:b/>
          <w:bCs w:val="0"/>
        </w:rPr>
        <w:t xml:space="preserve"> </w:t>
      </w:r>
      <w:r w:rsidRPr="007D2DD8">
        <w:rPr>
          <w:rFonts w:ascii="Consolas" w:hAnsi="Consolas"/>
          <w:b/>
          <w:bCs w:val="0"/>
          <w:sz w:val="22"/>
          <w:szCs w:val="22"/>
        </w:rPr>
        <w:t>ng-controller</w:t>
      </w:r>
    </w:p>
    <w:p w14:paraId="408CCB66" w14:textId="77777777" w:rsidR="008D4025" w:rsidRPr="008D4025" w:rsidRDefault="008D4025" w:rsidP="008D4025">
      <w:pPr>
        <w:pStyle w:val="manguon"/>
      </w:pPr>
      <w:r w:rsidRPr="008D4025">
        <w:t>&lt;body&gt;</w:t>
      </w:r>
    </w:p>
    <w:p w14:paraId="7463D2E8" w14:textId="77777777" w:rsidR="008D4025" w:rsidRPr="008D4025" w:rsidRDefault="000A156E" w:rsidP="008D4025">
      <w:pPr>
        <w:pStyle w:val="manguon"/>
      </w:pPr>
      <w:r>
        <w:t xml:space="preserve">  </w:t>
      </w:r>
      <w:r w:rsidR="008D4025" w:rsidRPr="008D4025">
        <w:t>&lt;div ng-app="myApp" ng-controller="myCtrl"&gt;</w:t>
      </w:r>
    </w:p>
    <w:p w14:paraId="349F10BC" w14:textId="77777777" w:rsidR="008D4025" w:rsidRPr="008D4025" w:rsidRDefault="000A156E" w:rsidP="008D4025">
      <w:pPr>
        <w:pStyle w:val="manguon"/>
      </w:pPr>
      <w:r>
        <w:t xml:space="preserve">  </w:t>
      </w:r>
      <w:r w:rsidR="008D4025" w:rsidRPr="008D4025">
        <w:t>{{ firstName + " " + lastName }}</w:t>
      </w:r>
    </w:p>
    <w:p w14:paraId="5551B8EA" w14:textId="77777777" w:rsidR="008D4025" w:rsidRPr="008D4025" w:rsidRDefault="008D4025" w:rsidP="008D4025">
      <w:pPr>
        <w:pStyle w:val="manguon"/>
      </w:pPr>
      <w:r w:rsidRPr="008D4025">
        <w:t>&lt;/div&gt;</w:t>
      </w:r>
    </w:p>
    <w:p w14:paraId="3B2FC0D3" w14:textId="77777777" w:rsidR="008D4025" w:rsidRPr="008D4025" w:rsidRDefault="008D4025" w:rsidP="008D4025">
      <w:pPr>
        <w:pStyle w:val="manguon"/>
      </w:pPr>
    </w:p>
    <w:p w14:paraId="320533FF" w14:textId="77777777" w:rsidR="008D4025" w:rsidRPr="008D4025" w:rsidRDefault="008D4025" w:rsidP="008D4025">
      <w:pPr>
        <w:pStyle w:val="manguon"/>
      </w:pPr>
      <w:r w:rsidRPr="008D4025">
        <w:t>&lt;script&gt;</w:t>
      </w:r>
    </w:p>
    <w:p w14:paraId="0CA89335" w14:textId="77777777" w:rsidR="008D4025" w:rsidRPr="008D4025" w:rsidRDefault="000A156E" w:rsidP="008D4025">
      <w:pPr>
        <w:pStyle w:val="manguon"/>
      </w:pPr>
      <w:r>
        <w:t xml:space="preserve">  </w:t>
      </w:r>
      <w:r w:rsidR="008D4025" w:rsidRPr="008D4025">
        <w:t>var app = angular.module("myApp", []);</w:t>
      </w:r>
    </w:p>
    <w:p w14:paraId="3A241C5D" w14:textId="77777777" w:rsidR="008D4025" w:rsidRPr="008D4025" w:rsidRDefault="000A156E" w:rsidP="008D4025">
      <w:pPr>
        <w:pStyle w:val="manguon"/>
      </w:pPr>
      <w:r>
        <w:t xml:space="preserve">  </w:t>
      </w:r>
      <w:r w:rsidR="008D4025" w:rsidRPr="008D4025">
        <w:t>app.controller("myCtrl", function($scope) {</w:t>
      </w:r>
    </w:p>
    <w:p w14:paraId="1660F9E6" w14:textId="77777777" w:rsidR="008D4025" w:rsidRPr="008D4025" w:rsidRDefault="008D4025" w:rsidP="008D4025">
      <w:pPr>
        <w:pStyle w:val="manguon"/>
      </w:pPr>
      <w:r w:rsidRPr="008D4025">
        <w:t xml:space="preserve">  </w:t>
      </w:r>
      <w:r w:rsidR="000A156E">
        <w:t xml:space="preserve">  </w:t>
      </w:r>
      <w:r w:rsidRPr="008D4025">
        <w:t>$scope.firstName = "</w:t>
      </w:r>
      <w:r w:rsidR="00601F53">
        <w:t>Trung</w:t>
      </w:r>
      <w:r w:rsidRPr="008D4025">
        <w:t>";</w:t>
      </w:r>
    </w:p>
    <w:p w14:paraId="215FA56D" w14:textId="77777777" w:rsidR="008D4025" w:rsidRPr="008D4025" w:rsidRDefault="008D4025" w:rsidP="008D4025">
      <w:pPr>
        <w:pStyle w:val="manguon"/>
      </w:pPr>
      <w:r w:rsidRPr="008D4025">
        <w:t xml:space="preserve">    $scope.lastName = "</w:t>
      </w:r>
      <w:r w:rsidR="00601F53">
        <w:t>Nghia</w:t>
      </w:r>
      <w:r w:rsidRPr="008D4025">
        <w:t>";</w:t>
      </w:r>
    </w:p>
    <w:p w14:paraId="6D5A1B44" w14:textId="77777777" w:rsidR="008D4025" w:rsidRPr="008D4025" w:rsidRDefault="000A156E" w:rsidP="008D4025">
      <w:pPr>
        <w:pStyle w:val="manguon"/>
      </w:pPr>
      <w:r>
        <w:t xml:space="preserve">  </w:t>
      </w:r>
      <w:r w:rsidR="008D4025" w:rsidRPr="008D4025">
        <w:t>});</w:t>
      </w:r>
    </w:p>
    <w:p w14:paraId="34D4E349" w14:textId="77777777" w:rsidR="008D4025" w:rsidRPr="008D4025" w:rsidRDefault="008D4025" w:rsidP="008D4025">
      <w:pPr>
        <w:pStyle w:val="manguon"/>
      </w:pPr>
      <w:r w:rsidRPr="008D4025">
        <w:t>&lt;/script&gt;</w:t>
      </w:r>
    </w:p>
    <w:p w14:paraId="66202A6E" w14:textId="77777777" w:rsidR="008D4025" w:rsidRPr="008D4025" w:rsidRDefault="008D4025" w:rsidP="008D4025">
      <w:pPr>
        <w:pStyle w:val="manguon"/>
      </w:pPr>
      <w:r w:rsidRPr="008D4025">
        <w:t>&lt;/body&gt;</w:t>
      </w:r>
    </w:p>
    <w:p w14:paraId="7B089FAA" w14:textId="77777777" w:rsidR="00EF42ED" w:rsidRDefault="00004F4A" w:rsidP="00E32EC2">
      <w:pPr>
        <w:pStyle w:val="ND"/>
      </w:pPr>
      <w:r w:rsidRPr="00E32EC2">
        <w:t>Controller bên trong cặp thẻ &lt;div&gt; dùng để khai báo</w:t>
      </w:r>
      <w:r w:rsidR="00E32EC2" w:rsidRPr="00E32EC2">
        <w:t xml:space="preserve"> phần HTML bên trong nó sẽ sử dụng.</w:t>
      </w:r>
    </w:p>
    <w:p w14:paraId="14E23791" w14:textId="77777777" w:rsidR="00EF42ED" w:rsidRPr="00FE2765" w:rsidRDefault="00E32EC2" w:rsidP="00FE2765">
      <w:pPr>
        <w:pStyle w:val="ND"/>
      </w:pPr>
      <w:r w:rsidRPr="00E32EC2">
        <w:t>Controller bên trong cặp thẻ &lt;</w:t>
      </w:r>
      <w:r w:rsidRPr="00E32EC2">
        <w:rPr>
          <w:rStyle w:val="tagnamecolor"/>
        </w:rPr>
        <w:t>script</w:t>
      </w:r>
      <w:r w:rsidRPr="00E32EC2">
        <w:t xml:space="preserve">&gt; </w:t>
      </w:r>
      <w:r>
        <w:t>dùng để t</w:t>
      </w:r>
      <w:r w:rsidRPr="00E32EC2">
        <w:t>ạo một controller với tên là "myCtrl"</w:t>
      </w:r>
      <w:r>
        <w:t>, c</w:t>
      </w:r>
      <w:r w:rsidRPr="00E32EC2">
        <w:t xml:space="preserve">ontroller này sử dụng </w:t>
      </w:r>
      <w:r w:rsidRPr="00E32EC2">
        <w:rPr>
          <w:rStyle w:val="HTMLCode"/>
          <w:rFonts w:ascii="Consolas" w:hAnsi="Consolas" w:cs="Times New Roman"/>
          <w:b/>
          <w:bCs w:val="0"/>
          <w:sz w:val="24"/>
          <w:szCs w:val="24"/>
        </w:rPr>
        <w:t>$scope</w:t>
      </w:r>
      <w:r w:rsidRPr="00E32EC2">
        <w:rPr>
          <w:sz w:val="24"/>
          <w:szCs w:val="24"/>
        </w:rPr>
        <w:t xml:space="preserve"> </w:t>
      </w:r>
      <w:r w:rsidRPr="00E32EC2">
        <w:t>để liên kết dữ liệu với HTML.</w:t>
      </w:r>
    </w:p>
    <w:p w14:paraId="457A846D" w14:textId="77777777" w:rsidR="00EF5B90" w:rsidRPr="007A235D" w:rsidRDefault="00EF5B90" w:rsidP="00FE2765">
      <w:pPr>
        <w:pStyle w:val="Heading3"/>
      </w:pPr>
      <w:bookmarkStart w:id="6" w:name="_Toc152895918"/>
      <w:r w:rsidRPr="007A235D">
        <w:t>AngularJS Directives</w:t>
      </w:r>
      <w:bookmarkEnd w:id="6"/>
    </w:p>
    <w:p w14:paraId="08371FC5" w14:textId="77777777" w:rsidR="009C487F" w:rsidRDefault="00EF5B90" w:rsidP="00587DF5">
      <w:pPr>
        <w:pStyle w:val="ND"/>
      </w:pPr>
      <w:r w:rsidRPr="00EF5B90">
        <w:t>Directives</w:t>
      </w:r>
      <w:r w:rsidR="008B00F5">
        <w:t xml:space="preserve"> cho phép</w:t>
      </w:r>
      <w:r w:rsidRPr="00EF5B90">
        <w:t xml:space="preserve"> mở rộng HTML cung cấp khả năng tùy chỉnh giao diện người dùng và tái sử dụng code. Các directives như </w:t>
      </w:r>
      <w:r w:rsidRPr="008B00F5">
        <w:rPr>
          <w:rFonts w:ascii="Consolas" w:hAnsi="Consolas"/>
          <w:b/>
          <w:bCs w:val="0"/>
          <w:sz w:val="24"/>
          <w:szCs w:val="24"/>
        </w:rPr>
        <w:t>ng-model</w:t>
      </w:r>
      <w:r w:rsidRPr="00EF5B90">
        <w:t xml:space="preserve">, </w:t>
      </w:r>
      <w:r w:rsidRPr="008B00F5">
        <w:rPr>
          <w:rFonts w:ascii="Consolas" w:hAnsi="Consolas"/>
          <w:b/>
          <w:bCs w:val="0"/>
          <w:sz w:val="24"/>
          <w:szCs w:val="24"/>
        </w:rPr>
        <w:t>ng-repeat</w:t>
      </w:r>
      <w:r w:rsidRPr="00EF5B90">
        <w:t xml:space="preserve"> và </w:t>
      </w:r>
      <w:r w:rsidRPr="008B00F5">
        <w:rPr>
          <w:rFonts w:ascii="Consolas" w:hAnsi="Consolas"/>
          <w:b/>
          <w:bCs w:val="0"/>
          <w:sz w:val="24"/>
          <w:szCs w:val="24"/>
        </w:rPr>
        <w:t>ng-show</w:t>
      </w:r>
      <w:r w:rsidRPr="008B00F5">
        <w:rPr>
          <w:sz w:val="24"/>
          <w:szCs w:val="24"/>
        </w:rPr>
        <w:t xml:space="preserve"> </w:t>
      </w:r>
      <w:r w:rsidRPr="00EF5B90">
        <w:t xml:space="preserve">giúp thực hiện các chức năng quan trọng như </w:t>
      </w:r>
      <w:r w:rsidR="008B00F5">
        <w:t>ràn</w:t>
      </w:r>
      <w:r w:rsidR="00C32D25">
        <w:t>g</w:t>
      </w:r>
      <w:r w:rsidR="008B00F5">
        <w:t xml:space="preserve"> buộc</w:t>
      </w:r>
      <w:r w:rsidRPr="00EF5B90">
        <w:t xml:space="preserve"> dữ liệu, lặp qua danh sách và điều kiển hiển thị.</w:t>
      </w:r>
    </w:p>
    <w:p w14:paraId="45CA77B2" w14:textId="77777777" w:rsidR="007A235D" w:rsidRPr="008D7C6F" w:rsidRDefault="008D7C6F" w:rsidP="00A7680A">
      <w:pPr>
        <w:pStyle w:val="ND"/>
        <w:rPr>
          <w:b/>
          <w:bCs w:val="0"/>
        </w:rPr>
      </w:pPr>
      <w:r>
        <w:t>Ví dụ về chỉ thị</w:t>
      </w:r>
      <w:r w:rsidR="00AA34C1">
        <w:t xml:space="preserve"> </w:t>
      </w:r>
      <w:r w:rsidR="00A7680A" w:rsidRPr="00AA34C1">
        <w:rPr>
          <w:rFonts w:ascii="Consolas" w:hAnsi="Consolas"/>
          <w:b/>
          <w:bCs w:val="0"/>
          <w:sz w:val="24"/>
          <w:szCs w:val="24"/>
        </w:rPr>
        <w:t>ng-mode</w:t>
      </w:r>
      <w:r>
        <w:rPr>
          <w:rFonts w:ascii="Consolas" w:hAnsi="Consolas"/>
          <w:b/>
          <w:bCs w:val="0"/>
          <w:sz w:val="24"/>
          <w:szCs w:val="24"/>
        </w:rPr>
        <w:t>l</w:t>
      </w:r>
      <w:r w:rsidRPr="008D7C6F">
        <w:t xml:space="preserve">: lệnh này liên kết và lấy giá trị của </w:t>
      </w:r>
      <w:r w:rsidRPr="008D7C6F">
        <w:rPr>
          <w:b/>
          <w:bCs w:val="0"/>
        </w:rPr>
        <w:t>firstName</w:t>
      </w:r>
      <w:r>
        <w:rPr>
          <w:b/>
          <w:bCs w:val="0"/>
        </w:rPr>
        <w:t xml:space="preserve"> </w:t>
      </w:r>
      <w:r w:rsidRPr="008D7C6F">
        <w:t>của</w:t>
      </w:r>
      <w:r>
        <w:rPr>
          <w:b/>
          <w:bCs w:val="0"/>
        </w:rPr>
        <w:t xml:space="preserve"> </w:t>
      </w:r>
      <w:r w:rsidRPr="008D7C6F">
        <w:rPr>
          <w:rFonts w:ascii="Consolas" w:hAnsi="Consolas"/>
          <w:b/>
          <w:bCs w:val="0"/>
          <w:sz w:val="24"/>
          <w:szCs w:val="24"/>
        </w:rPr>
        <w:t>ng-init</w:t>
      </w:r>
      <w:r w:rsidRPr="008D7C6F">
        <w:t xml:space="preserve"> để hiển thị giá trị ở </w:t>
      </w:r>
      <w:r w:rsidRPr="008D7C6F">
        <w:rPr>
          <w:b/>
          <w:bCs w:val="0"/>
        </w:rPr>
        <w:t>{{ firstName }}</w:t>
      </w:r>
      <w:r w:rsidR="007476CE">
        <w:rPr>
          <w:b/>
          <w:bCs w:val="0"/>
        </w:rPr>
        <w:t xml:space="preserve"> .</w:t>
      </w:r>
    </w:p>
    <w:p w14:paraId="035ECB2C" w14:textId="77777777" w:rsidR="00164A38" w:rsidRPr="00C134D3" w:rsidRDefault="00164A38" w:rsidP="00C134D3">
      <w:pPr>
        <w:pStyle w:val="manguon"/>
      </w:pPr>
      <w:r w:rsidRPr="00C134D3">
        <w:rPr>
          <w:rStyle w:val="tagcolor"/>
        </w:rPr>
        <w:t>&lt;</w:t>
      </w:r>
      <w:r w:rsidRPr="00C134D3">
        <w:rPr>
          <w:rStyle w:val="tagnamecolor"/>
        </w:rPr>
        <w:t>div</w:t>
      </w:r>
      <w:r w:rsidRPr="00C134D3">
        <w:rPr>
          <w:rStyle w:val="attributecolor"/>
        </w:rPr>
        <w:t> ng-app</w:t>
      </w:r>
      <w:r w:rsidRPr="00C134D3">
        <w:rPr>
          <w:rStyle w:val="attributevaluecolor"/>
        </w:rPr>
        <w:t>=""</w:t>
      </w:r>
      <w:r w:rsidRPr="00C134D3">
        <w:rPr>
          <w:rStyle w:val="attributecolor"/>
        </w:rPr>
        <w:t> ng-init</w:t>
      </w:r>
      <w:r w:rsidRPr="00C134D3">
        <w:rPr>
          <w:rStyle w:val="attributevaluecolor"/>
        </w:rPr>
        <w:t>="firstName='John'"</w:t>
      </w:r>
      <w:r w:rsidRPr="00C134D3">
        <w:rPr>
          <w:rStyle w:val="tagcolor"/>
        </w:rPr>
        <w:t>&gt;</w:t>
      </w:r>
      <w:r w:rsidRPr="00C134D3">
        <w:br/>
        <w:t xml:space="preserve">  &lt;p&gt;Name: &lt;input type="text" ng-model="firstName"&gt;&lt;/p&gt;</w:t>
      </w:r>
      <w:r w:rsidRPr="00C134D3">
        <w:br/>
        <w:t xml:space="preserve">  &lt;p&gt;You wrote: {{ firstName }}&lt;/p&gt;</w:t>
      </w:r>
      <w:r w:rsidRPr="00C134D3">
        <w:br/>
        <w:t>&lt;/div&gt;</w:t>
      </w:r>
    </w:p>
    <w:p w14:paraId="66A512DA" w14:textId="77777777" w:rsidR="007A235D" w:rsidRPr="00AA34C1" w:rsidRDefault="00F77D41" w:rsidP="007A235D">
      <w:pPr>
        <w:pStyle w:val="ND"/>
        <w:rPr>
          <w:rFonts w:ascii="Consolas" w:hAnsi="Consolas"/>
          <w:b/>
          <w:bCs w:val="0"/>
          <w:sz w:val="24"/>
          <w:szCs w:val="24"/>
        </w:rPr>
      </w:pPr>
      <w:r>
        <w:t xml:space="preserve">Ví dụ về chỉ thị </w:t>
      </w:r>
      <w:r w:rsidR="00A7680A" w:rsidRPr="00AA34C1">
        <w:rPr>
          <w:rFonts w:ascii="Consolas" w:hAnsi="Consolas"/>
          <w:b/>
          <w:bCs w:val="0"/>
          <w:sz w:val="24"/>
          <w:szCs w:val="24"/>
        </w:rPr>
        <w:t>ng-repeat</w:t>
      </w:r>
    </w:p>
    <w:p w14:paraId="65D1140D" w14:textId="77777777" w:rsidR="00F77D41" w:rsidRPr="00F77D41" w:rsidRDefault="00F77D41" w:rsidP="00F77D41">
      <w:pPr>
        <w:pStyle w:val="manguon"/>
        <w:rPr>
          <w:rStyle w:val="tagcolor"/>
        </w:rPr>
      </w:pPr>
      <w:r w:rsidRPr="00F77D41">
        <w:rPr>
          <w:rStyle w:val="tagcolor"/>
        </w:rPr>
        <w:t>&lt;div ng-app="" ng-init="names=[</w:t>
      </w:r>
    </w:p>
    <w:p w14:paraId="20FB3547" w14:textId="77777777" w:rsidR="00F77D41" w:rsidRPr="00F77D41" w:rsidRDefault="00F77D41" w:rsidP="00F77D41">
      <w:pPr>
        <w:pStyle w:val="manguon"/>
        <w:rPr>
          <w:rStyle w:val="tagcolor"/>
        </w:rPr>
      </w:pPr>
      <w:r>
        <w:rPr>
          <w:rStyle w:val="tagcolor"/>
        </w:rPr>
        <w:t xml:space="preserve">  </w:t>
      </w:r>
      <w:r w:rsidRPr="00F77D41">
        <w:rPr>
          <w:rStyle w:val="tagcolor"/>
        </w:rPr>
        <w:t>{name:'Tran',country:'Cau Ngang'},</w:t>
      </w:r>
    </w:p>
    <w:p w14:paraId="6037B69D" w14:textId="77777777" w:rsidR="00F77D41" w:rsidRPr="00F77D41" w:rsidRDefault="00F77D41" w:rsidP="00F77D41">
      <w:pPr>
        <w:pStyle w:val="manguon"/>
        <w:rPr>
          <w:rStyle w:val="tagcolor"/>
        </w:rPr>
      </w:pPr>
      <w:r>
        <w:rPr>
          <w:rStyle w:val="tagcolor"/>
        </w:rPr>
        <w:t xml:space="preserve">  </w:t>
      </w:r>
      <w:r w:rsidRPr="00F77D41">
        <w:rPr>
          <w:rStyle w:val="tagcolor"/>
        </w:rPr>
        <w:t>{name:'Trung',country:'Tieu Can'},</w:t>
      </w:r>
    </w:p>
    <w:p w14:paraId="54658C5C" w14:textId="77777777" w:rsidR="00F77D41" w:rsidRDefault="00F77D41" w:rsidP="00F77D41">
      <w:pPr>
        <w:pStyle w:val="manguon"/>
        <w:rPr>
          <w:rStyle w:val="tagcolor"/>
        </w:rPr>
      </w:pPr>
      <w:r>
        <w:rPr>
          <w:rStyle w:val="tagcolor"/>
        </w:rPr>
        <w:lastRenderedPageBreak/>
        <w:t xml:space="preserve">  </w:t>
      </w:r>
      <w:r w:rsidRPr="00F77D41">
        <w:rPr>
          <w:rStyle w:val="tagcolor"/>
        </w:rPr>
        <w:t>{name:'Nghia',country:'Tra Cu'}]"&gt;</w:t>
      </w:r>
    </w:p>
    <w:p w14:paraId="56C691C4" w14:textId="77777777" w:rsidR="008820CE" w:rsidRPr="00F77D41" w:rsidRDefault="008820CE" w:rsidP="00F77D41">
      <w:pPr>
        <w:pStyle w:val="manguon"/>
        <w:rPr>
          <w:rStyle w:val="tagcolor"/>
        </w:rPr>
      </w:pPr>
      <w:r>
        <w:rPr>
          <w:rStyle w:val="tagcolor"/>
        </w:rPr>
        <w:t>//Sử dụng</w:t>
      </w:r>
      <w:r w:rsidRPr="008820CE">
        <w:rPr>
          <w:b/>
          <w:bCs/>
          <w:sz w:val="24"/>
          <w:szCs w:val="24"/>
        </w:rPr>
        <w:t xml:space="preserve"> </w:t>
      </w:r>
      <w:r w:rsidRPr="00AA34C1">
        <w:rPr>
          <w:b/>
          <w:bCs/>
          <w:sz w:val="24"/>
          <w:szCs w:val="24"/>
        </w:rPr>
        <w:t>ng-repeat</w:t>
      </w:r>
      <w:r>
        <w:rPr>
          <w:b/>
          <w:bCs/>
          <w:sz w:val="24"/>
          <w:szCs w:val="24"/>
        </w:rPr>
        <w:t xml:space="preserve"> </w:t>
      </w:r>
      <w:r w:rsidRPr="008820CE">
        <w:t>để lập qua các đối tượng ở trên để in kết quả ra màng hình.</w:t>
      </w:r>
    </w:p>
    <w:p w14:paraId="1AD2FF12" w14:textId="77777777" w:rsidR="00F77D41" w:rsidRPr="00F77D41" w:rsidRDefault="00F77D41" w:rsidP="00F77D41">
      <w:pPr>
        <w:pStyle w:val="manguon"/>
        <w:rPr>
          <w:rStyle w:val="tagcolor"/>
        </w:rPr>
      </w:pPr>
    </w:p>
    <w:p w14:paraId="2B901A7A" w14:textId="77777777" w:rsidR="00F77D41" w:rsidRPr="00F77D41" w:rsidRDefault="00F77D41" w:rsidP="00F77D41">
      <w:pPr>
        <w:pStyle w:val="manguon"/>
        <w:rPr>
          <w:rStyle w:val="tagcolor"/>
        </w:rPr>
      </w:pPr>
      <w:r>
        <w:rPr>
          <w:rStyle w:val="tagcolor"/>
        </w:rPr>
        <w:t xml:space="preserve">  </w:t>
      </w:r>
      <w:r w:rsidRPr="00F77D41">
        <w:rPr>
          <w:rStyle w:val="tagcolor"/>
        </w:rPr>
        <w:t>&lt;p&gt;Looping with objects:&lt;/p&gt;</w:t>
      </w:r>
    </w:p>
    <w:p w14:paraId="525471FE" w14:textId="77777777" w:rsidR="00F77D41" w:rsidRPr="00F77D41" w:rsidRDefault="00F77D41" w:rsidP="00F77D41">
      <w:pPr>
        <w:pStyle w:val="manguon"/>
        <w:rPr>
          <w:rStyle w:val="tagcolor"/>
        </w:rPr>
      </w:pPr>
      <w:r>
        <w:rPr>
          <w:rStyle w:val="tagcolor"/>
        </w:rPr>
        <w:t xml:space="preserve">    </w:t>
      </w:r>
      <w:r w:rsidRPr="00F77D41">
        <w:rPr>
          <w:rStyle w:val="tagcolor"/>
        </w:rPr>
        <w:t>&lt;ul&gt;</w:t>
      </w:r>
    </w:p>
    <w:p w14:paraId="0CA5F58B" w14:textId="77777777" w:rsidR="00F77D41" w:rsidRPr="00F77D41" w:rsidRDefault="00F77D41" w:rsidP="00F77D41">
      <w:pPr>
        <w:pStyle w:val="manguon"/>
        <w:rPr>
          <w:rStyle w:val="tagcolor"/>
        </w:rPr>
      </w:pPr>
      <w:r w:rsidRPr="00F77D41">
        <w:rPr>
          <w:rStyle w:val="tagcolor"/>
        </w:rPr>
        <w:t xml:space="preserve">  </w:t>
      </w:r>
      <w:r>
        <w:rPr>
          <w:rStyle w:val="tagcolor"/>
        </w:rPr>
        <w:t xml:space="preserve">    </w:t>
      </w:r>
      <w:r w:rsidRPr="00F77D41">
        <w:rPr>
          <w:rStyle w:val="tagcolor"/>
        </w:rPr>
        <w:t>&lt;li ng-repeat="i in names"&gt;</w:t>
      </w:r>
    </w:p>
    <w:p w14:paraId="55C987EC" w14:textId="77777777" w:rsidR="00F77D41" w:rsidRPr="00F77D41" w:rsidRDefault="00F77D41" w:rsidP="00F77D41">
      <w:pPr>
        <w:pStyle w:val="manguon"/>
        <w:rPr>
          <w:rStyle w:val="tagcolor"/>
        </w:rPr>
      </w:pPr>
      <w:r w:rsidRPr="00F77D41">
        <w:rPr>
          <w:rStyle w:val="tagcolor"/>
        </w:rPr>
        <w:t xml:space="preserve">  </w:t>
      </w:r>
      <w:r w:rsidR="006053D0">
        <w:rPr>
          <w:rStyle w:val="tagcolor"/>
        </w:rPr>
        <w:t xml:space="preserve">    </w:t>
      </w:r>
      <w:r w:rsidRPr="00F77D41">
        <w:rPr>
          <w:rStyle w:val="tagcolor"/>
        </w:rPr>
        <w:t>{{ i.name + ', ' + i.country }}&lt;/li&gt;</w:t>
      </w:r>
    </w:p>
    <w:p w14:paraId="2F704BF1" w14:textId="77777777" w:rsidR="00F77D41" w:rsidRPr="00F77D41" w:rsidRDefault="006053D0" w:rsidP="00F77D41">
      <w:pPr>
        <w:pStyle w:val="manguon"/>
        <w:rPr>
          <w:rStyle w:val="tagcolor"/>
        </w:rPr>
      </w:pPr>
      <w:r>
        <w:rPr>
          <w:rStyle w:val="tagcolor"/>
        </w:rPr>
        <w:t xml:space="preserve">    </w:t>
      </w:r>
      <w:r w:rsidR="00F77D41" w:rsidRPr="00F77D41">
        <w:rPr>
          <w:rStyle w:val="tagcolor"/>
        </w:rPr>
        <w:t>&lt;/ul&gt;</w:t>
      </w:r>
    </w:p>
    <w:p w14:paraId="021E22EA" w14:textId="77777777" w:rsidR="00164A38" w:rsidRPr="00F77D41" w:rsidRDefault="00F77D41" w:rsidP="00F77D41">
      <w:pPr>
        <w:pStyle w:val="manguon"/>
        <w:rPr>
          <w:rStyle w:val="tagcolor"/>
        </w:rPr>
      </w:pPr>
      <w:r w:rsidRPr="00F77D41">
        <w:rPr>
          <w:rStyle w:val="tagcolor"/>
        </w:rPr>
        <w:t>&lt;/div&gt;</w:t>
      </w:r>
    </w:p>
    <w:p w14:paraId="592E0DA0" w14:textId="77777777" w:rsidR="008820CE" w:rsidRDefault="008820CE" w:rsidP="00EF4960">
      <w:pPr>
        <w:pStyle w:val="ND"/>
      </w:pPr>
      <w:r>
        <w:t>Kết quả sau khi</w:t>
      </w:r>
      <w:r w:rsidR="00766172">
        <w:t xml:space="preserve"> sử dụng</w:t>
      </w:r>
      <w:r>
        <w:t xml:space="preserve"> </w:t>
      </w:r>
      <w:r w:rsidR="00766172" w:rsidRPr="00AA34C1">
        <w:rPr>
          <w:rFonts w:ascii="Consolas" w:hAnsi="Consolas"/>
          <w:b/>
          <w:bCs w:val="0"/>
          <w:sz w:val="24"/>
          <w:szCs w:val="24"/>
        </w:rPr>
        <w:t>ng-repeat</w:t>
      </w:r>
      <w:r>
        <w:t xml:space="preserve"> là.</w:t>
      </w:r>
    </w:p>
    <w:p w14:paraId="56CD89D1" w14:textId="77777777" w:rsidR="008820CE" w:rsidRDefault="008820CE" w:rsidP="008820CE">
      <w:pPr>
        <w:pStyle w:val="manguon"/>
      </w:pPr>
      <w:r>
        <w:t>Looping with objects:</w:t>
      </w:r>
    </w:p>
    <w:p w14:paraId="262D0DD7" w14:textId="77777777" w:rsidR="008820CE" w:rsidRDefault="008820CE" w:rsidP="008820CE">
      <w:pPr>
        <w:pStyle w:val="manguon"/>
      </w:pPr>
      <w:r>
        <w:t xml:space="preserve">  Tran, Cau Ngang</w:t>
      </w:r>
    </w:p>
    <w:p w14:paraId="2978AEB3" w14:textId="77777777" w:rsidR="008820CE" w:rsidRDefault="008820CE" w:rsidP="008820CE">
      <w:pPr>
        <w:pStyle w:val="manguon"/>
      </w:pPr>
      <w:r>
        <w:t xml:space="preserve">  Trung, Tieu Can</w:t>
      </w:r>
    </w:p>
    <w:p w14:paraId="15D2C858" w14:textId="77777777" w:rsidR="008820CE" w:rsidRDefault="008820CE" w:rsidP="008820CE">
      <w:pPr>
        <w:pStyle w:val="manguon"/>
      </w:pPr>
      <w:r>
        <w:t xml:space="preserve">  Nghia, Tra Cu</w:t>
      </w:r>
    </w:p>
    <w:p w14:paraId="525C9E1A" w14:textId="77777777" w:rsidR="002F1FF3" w:rsidRPr="00EF4960" w:rsidRDefault="002F1FF3" w:rsidP="00EF4960">
      <w:pPr>
        <w:pStyle w:val="ND"/>
      </w:pPr>
      <w:r w:rsidRPr="00EF4960">
        <w:t xml:space="preserve">Chỉ thị </w:t>
      </w:r>
      <w:r w:rsidRPr="00586AC9">
        <w:rPr>
          <w:rFonts w:ascii="Consolas" w:hAnsi="Consolas"/>
          <w:b/>
          <w:bCs w:val="0"/>
          <w:sz w:val="24"/>
          <w:szCs w:val="24"/>
        </w:rPr>
        <w:t>ng-app</w:t>
      </w:r>
      <w:r w:rsidRPr="00586AC9">
        <w:rPr>
          <w:sz w:val="24"/>
          <w:szCs w:val="24"/>
        </w:rPr>
        <w:t xml:space="preserve"> </w:t>
      </w:r>
      <w:r w:rsidR="00586AC9">
        <w:rPr>
          <w:sz w:val="24"/>
          <w:szCs w:val="24"/>
        </w:rPr>
        <w:t xml:space="preserve">xác </w:t>
      </w:r>
      <w:r w:rsidRPr="00EF4960">
        <w:t xml:space="preserve">định phần tử gốc của ứng dụng AngularJS. Lệnh này sẽ tự động khởi </w:t>
      </w:r>
      <w:r w:rsidR="00586AC9">
        <w:t>động</w:t>
      </w:r>
      <w:r w:rsidRPr="00EF4960">
        <w:t xml:space="preserve"> ứng dụng khi một trang web được tải.</w:t>
      </w:r>
    </w:p>
    <w:p w14:paraId="462A25E2" w14:textId="77777777" w:rsidR="002F1FF3" w:rsidRPr="00587DF5" w:rsidRDefault="002F1FF3" w:rsidP="00EF4960">
      <w:pPr>
        <w:pStyle w:val="ND"/>
      </w:pPr>
      <w:r w:rsidRPr="00EF4960">
        <w:t>Chỉ thị</w:t>
      </w:r>
      <w:r w:rsidRPr="00587DF5">
        <w:t xml:space="preserve"> </w:t>
      </w:r>
      <w:r w:rsidRPr="006E6EAE">
        <w:rPr>
          <w:rFonts w:ascii="Consolas" w:hAnsi="Consolas"/>
          <w:b/>
          <w:bCs w:val="0"/>
          <w:sz w:val="24"/>
          <w:szCs w:val="24"/>
        </w:rPr>
        <w:t>ng-init</w:t>
      </w:r>
      <w:r w:rsidRPr="006E6EAE">
        <w:rPr>
          <w:sz w:val="24"/>
          <w:szCs w:val="24"/>
        </w:rPr>
        <w:t xml:space="preserve"> </w:t>
      </w:r>
      <w:r w:rsidRPr="00587DF5">
        <w:t>xác định các giá trị ban đầu cho ứng dụng AngularJS.</w:t>
      </w:r>
    </w:p>
    <w:p w14:paraId="59FC3228" w14:textId="77777777" w:rsidR="002F1FF3" w:rsidRPr="00587DF5" w:rsidRDefault="002F1FF3" w:rsidP="00587DF5">
      <w:pPr>
        <w:pStyle w:val="ND"/>
      </w:pPr>
      <w:r w:rsidRPr="00587DF5">
        <w:t xml:space="preserve">Chỉ thị </w:t>
      </w:r>
      <w:r w:rsidRPr="006E6EAE">
        <w:rPr>
          <w:rFonts w:ascii="Consolas" w:hAnsi="Consolas"/>
          <w:b/>
          <w:bCs w:val="0"/>
          <w:sz w:val="24"/>
          <w:szCs w:val="24"/>
        </w:rPr>
        <w:t>ng-model</w:t>
      </w:r>
      <w:r w:rsidRPr="006E6EAE">
        <w:rPr>
          <w:sz w:val="24"/>
          <w:szCs w:val="24"/>
        </w:rPr>
        <w:t xml:space="preserve"> </w:t>
      </w:r>
      <w:r w:rsidRPr="00587DF5">
        <w:t>liên kết giá trị của HTML (đầu vào, chọn, vùng văn bản) với dữ liệu</w:t>
      </w:r>
      <w:r w:rsidR="006E6EAE">
        <w:t xml:space="preserve"> của</w:t>
      </w:r>
      <w:r w:rsidRPr="00587DF5">
        <w:t xml:space="preserve"> ứng dụng. Chỉ thị này cũng có thể cung cấp xác thực loại cho dữ liệu ứng dụng (số, email, bắt buộc). Cung cấp trạng thái cho dữ liệu ứng dụng (không hợp lệ, bẩn, chạm, lỗi). Cung cấp các lớp CSS cho các phần tử HTML. Liên kết các phần tử HTML với các biểu mẫu HTML. </w:t>
      </w:r>
    </w:p>
    <w:p w14:paraId="3B1D0751" w14:textId="77777777" w:rsidR="002F1FF3" w:rsidRPr="00587DF5" w:rsidRDefault="002F1FF3" w:rsidP="00587DF5">
      <w:pPr>
        <w:pStyle w:val="ND"/>
      </w:pPr>
      <w:r w:rsidRPr="00587DF5">
        <w:t xml:space="preserve">Tạo chỉ thị mới bằng cách sử dụng hàm </w:t>
      </w:r>
      <w:r w:rsidRPr="00F17B6F">
        <w:rPr>
          <w:rFonts w:ascii="Consolas" w:hAnsi="Consolas"/>
          <w:b/>
          <w:bCs w:val="0"/>
          <w:sz w:val="24"/>
          <w:szCs w:val="24"/>
        </w:rPr>
        <w:t>.directive</w:t>
      </w:r>
      <w:r w:rsidRPr="00587DF5">
        <w:t>. Khi đặt tên cho một lệnh</w:t>
      </w:r>
      <w:r w:rsidR="00F17B6F">
        <w:t xml:space="preserve"> </w:t>
      </w:r>
      <w:r w:rsidRPr="00587DF5">
        <w:t xml:space="preserve">phải </w:t>
      </w:r>
      <w:r w:rsidR="00F17B6F">
        <w:t xml:space="preserve">đặt </w:t>
      </w:r>
      <w:r w:rsidRPr="00587DF5">
        <w:t xml:space="preserve">tên </w:t>
      </w:r>
      <w:r w:rsidR="00F17B6F">
        <w:t xml:space="preserve">theo kiểu </w:t>
      </w:r>
      <w:r w:rsidRPr="00587DF5">
        <w:t>lạc đà</w:t>
      </w:r>
      <w:r w:rsidR="00F17B6F">
        <w:t xml:space="preserve"> (tenBien)</w:t>
      </w:r>
      <w:r w:rsidRPr="00587DF5">
        <w:t xml:space="preserve"> nhưng khi gọi nó phải sử dụng tên tách biệt</w:t>
      </w:r>
      <w:r w:rsidR="00D36CD4" w:rsidRPr="00587DF5">
        <w:t xml:space="preserve"> </w:t>
      </w:r>
      <w:r w:rsidR="00F17B6F">
        <w:t>(ten-bien).</w:t>
      </w:r>
    </w:p>
    <w:p w14:paraId="63AE7FA5" w14:textId="77777777" w:rsidR="002F1FF3" w:rsidRPr="00587DF5" w:rsidRDefault="00AF1F89" w:rsidP="00587DF5">
      <w:pPr>
        <w:pStyle w:val="ND"/>
      </w:pPr>
      <w:r>
        <w:t>Có</w:t>
      </w:r>
      <w:r w:rsidR="002F1FF3" w:rsidRPr="00587DF5">
        <w:t xml:space="preserve"> thể gọi một lệnh bằng cách sử dụng</w:t>
      </w:r>
    </w:p>
    <w:p w14:paraId="3863D940" w14:textId="77777777" w:rsidR="002F1FF3" w:rsidRPr="00AF1F89" w:rsidRDefault="002F1FF3" w:rsidP="00587DF5">
      <w:pPr>
        <w:pStyle w:val="ND"/>
        <w:rPr>
          <w:b/>
          <w:bCs w:val="0"/>
        </w:rPr>
      </w:pPr>
      <w:r w:rsidRPr="00AF1F89">
        <w:rPr>
          <w:b/>
          <w:bCs w:val="0"/>
        </w:rPr>
        <w:t>element name</w:t>
      </w:r>
    </w:p>
    <w:p w14:paraId="69922CD6" w14:textId="77777777" w:rsidR="00280229" w:rsidRPr="00280229" w:rsidRDefault="00280229" w:rsidP="00280229">
      <w:pPr>
        <w:pStyle w:val="manguon"/>
      </w:pPr>
      <w:r w:rsidRPr="00280229">
        <w:t>&lt;directive&gt;&lt;/directive&gt;</w:t>
      </w:r>
    </w:p>
    <w:p w14:paraId="27CEFD9D" w14:textId="77777777" w:rsidR="002F1FF3" w:rsidRPr="00AF1F89" w:rsidRDefault="002F1FF3" w:rsidP="00280229">
      <w:pPr>
        <w:pStyle w:val="ND"/>
        <w:rPr>
          <w:b/>
          <w:bCs w:val="0"/>
        </w:rPr>
      </w:pPr>
      <w:r w:rsidRPr="00AF1F89">
        <w:rPr>
          <w:b/>
          <w:bCs w:val="0"/>
        </w:rPr>
        <w:t>attribute</w:t>
      </w:r>
    </w:p>
    <w:p w14:paraId="4AE42AC7" w14:textId="77777777" w:rsidR="007B783D" w:rsidRPr="007B783D" w:rsidRDefault="007B783D" w:rsidP="007B783D">
      <w:pPr>
        <w:pStyle w:val="manguon"/>
      </w:pPr>
      <w:r w:rsidRPr="007B783D">
        <w:rPr>
          <w:rStyle w:val="tagcolor"/>
        </w:rPr>
        <w:t>&lt;</w:t>
      </w:r>
      <w:r w:rsidRPr="007B783D">
        <w:rPr>
          <w:rStyle w:val="tagnamecolor"/>
        </w:rPr>
        <w:t>div</w:t>
      </w:r>
      <w:r w:rsidRPr="007B783D">
        <w:rPr>
          <w:rStyle w:val="attributecolor"/>
        </w:rPr>
        <w:t> directive</w:t>
      </w:r>
      <w:r w:rsidRPr="007B783D">
        <w:rPr>
          <w:rStyle w:val="tagcolor"/>
        </w:rPr>
        <w:t>&gt;&lt;</w:t>
      </w:r>
      <w:r w:rsidRPr="007B783D">
        <w:rPr>
          <w:rStyle w:val="tagnamecolor"/>
        </w:rPr>
        <w:t>/div</w:t>
      </w:r>
      <w:r w:rsidRPr="007B783D">
        <w:rPr>
          <w:rStyle w:val="tagcolor"/>
        </w:rPr>
        <w:t>&gt;</w:t>
      </w:r>
    </w:p>
    <w:p w14:paraId="2E49FDB8" w14:textId="77777777" w:rsidR="002F1FF3" w:rsidRPr="00AF1F89" w:rsidRDefault="002F1FF3" w:rsidP="00280229">
      <w:pPr>
        <w:pStyle w:val="ND"/>
        <w:rPr>
          <w:rStyle w:val="tagcolor"/>
          <w:rFonts w:ascii="Consolas" w:hAnsi="Consolas"/>
          <w:b/>
          <w:bCs w:val="0"/>
          <w:shd w:val="clear" w:color="auto" w:fill="FFFFFF"/>
        </w:rPr>
      </w:pPr>
      <w:r w:rsidRPr="00AF1F89">
        <w:rPr>
          <w:rStyle w:val="tagcolor"/>
          <w:b/>
          <w:bCs w:val="0"/>
        </w:rPr>
        <w:t>class</w:t>
      </w:r>
    </w:p>
    <w:p w14:paraId="6797451F" w14:textId="77777777" w:rsidR="007B783D" w:rsidRPr="007B783D" w:rsidRDefault="007B783D" w:rsidP="007B783D">
      <w:pPr>
        <w:pStyle w:val="manguon"/>
        <w:rPr>
          <w:rStyle w:val="tagcolor"/>
        </w:rPr>
      </w:pPr>
      <w:r w:rsidRPr="007B783D">
        <w:rPr>
          <w:rStyle w:val="tagcolor"/>
        </w:rPr>
        <w:lastRenderedPageBreak/>
        <w:t>&lt;</w:t>
      </w:r>
      <w:r w:rsidRPr="007B783D">
        <w:rPr>
          <w:rStyle w:val="tagnamecolor"/>
        </w:rPr>
        <w:t>div</w:t>
      </w:r>
      <w:r w:rsidRPr="007B783D">
        <w:rPr>
          <w:rStyle w:val="attributecolor"/>
        </w:rPr>
        <w:t> class</w:t>
      </w:r>
      <w:r w:rsidRPr="007B783D">
        <w:rPr>
          <w:rStyle w:val="attributevaluecolor"/>
        </w:rPr>
        <w:t>="directive"</w:t>
      </w:r>
      <w:r w:rsidRPr="007B783D">
        <w:rPr>
          <w:rStyle w:val="tagcolor"/>
        </w:rPr>
        <w:t>&gt;&lt;</w:t>
      </w:r>
      <w:r w:rsidRPr="007B783D">
        <w:rPr>
          <w:rStyle w:val="tagnamecolor"/>
        </w:rPr>
        <w:t>/div</w:t>
      </w:r>
      <w:r w:rsidRPr="007B783D">
        <w:rPr>
          <w:rStyle w:val="tagcolor"/>
        </w:rPr>
        <w:t>&gt;</w:t>
      </w:r>
    </w:p>
    <w:p w14:paraId="3143A8D4" w14:textId="77777777" w:rsidR="002F1FF3" w:rsidRPr="00AF1F89" w:rsidRDefault="002F1FF3" w:rsidP="00180CDB">
      <w:pPr>
        <w:pStyle w:val="ND"/>
        <w:rPr>
          <w:b/>
          <w:bCs w:val="0"/>
        </w:rPr>
      </w:pPr>
      <w:r w:rsidRPr="00AF1F89">
        <w:rPr>
          <w:b/>
          <w:bCs w:val="0"/>
        </w:rPr>
        <w:t>comment</w:t>
      </w:r>
    </w:p>
    <w:p w14:paraId="0BB09C71" w14:textId="77777777" w:rsidR="00180CDB" w:rsidRPr="00180CDB" w:rsidRDefault="00180CDB" w:rsidP="00180CDB">
      <w:pPr>
        <w:pStyle w:val="manguon"/>
        <w:rPr>
          <w:rStyle w:val="tagcolor"/>
        </w:rPr>
      </w:pPr>
      <w:r w:rsidRPr="00180CDB">
        <w:t>&lt;!-- directive: directive --&gt;</w:t>
      </w:r>
    </w:p>
    <w:p w14:paraId="116E6336" w14:textId="77777777" w:rsidR="004C3028" w:rsidRPr="00F21114" w:rsidRDefault="004C3028" w:rsidP="002A2D53">
      <w:pPr>
        <w:pStyle w:val="Heading3"/>
      </w:pPr>
      <w:bookmarkStart w:id="7" w:name="_Toc152895919"/>
      <w:r w:rsidRPr="00F21114">
        <w:t>AngularJS Model</w:t>
      </w:r>
      <w:bookmarkEnd w:id="7"/>
      <w:r w:rsidRPr="00F21114">
        <w:t xml:space="preserve"> </w:t>
      </w:r>
    </w:p>
    <w:p w14:paraId="52E0BF05" w14:textId="77777777" w:rsidR="00A538CA" w:rsidRPr="00F21114" w:rsidRDefault="004C3028" w:rsidP="00F21114">
      <w:pPr>
        <w:pStyle w:val="ND"/>
      </w:pPr>
      <w:r w:rsidRPr="00F21114">
        <w:t>Model đại diện cho dữ liệu trong ứng dụng AngularJS. Nó giữ thông tin và cung cấp các phương thức để thao tác và cập nhật dữ liệu.</w:t>
      </w:r>
    </w:p>
    <w:p w14:paraId="130D09B2" w14:textId="77777777" w:rsidR="00164A38" w:rsidRDefault="004C3028" w:rsidP="00587DF5">
      <w:pPr>
        <w:pStyle w:val="ND"/>
      </w:pPr>
      <w:r w:rsidRPr="00F21114">
        <w:t xml:space="preserve">Với lệnh </w:t>
      </w:r>
      <w:r w:rsidRPr="00855DF3">
        <w:rPr>
          <w:rFonts w:ascii="Consolas" w:hAnsi="Consolas"/>
          <w:b/>
          <w:bCs w:val="0"/>
          <w:sz w:val="24"/>
          <w:szCs w:val="24"/>
        </w:rPr>
        <w:t>ng-model</w:t>
      </w:r>
      <w:r w:rsidRPr="00F21114">
        <w:t xml:space="preserve"> có thể liên kết giá trị của trường đầu vào với một biến được tạo trong AngularJS.</w:t>
      </w:r>
    </w:p>
    <w:p w14:paraId="7639B433" w14:textId="77777777" w:rsidR="00E810C8" w:rsidRDefault="00E810C8" w:rsidP="00587DF5">
      <w:pPr>
        <w:pStyle w:val="ND"/>
      </w:pPr>
      <w:r>
        <w:t xml:space="preserve">Ví dụ: Lệnh </w:t>
      </w:r>
      <w:r w:rsidRPr="00855DF3">
        <w:rPr>
          <w:rFonts w:ascii="Consolas" w:hAnsi="Consolas"/>
          <w:b/>
          <w:bCs w:val="0"/>
          <w:sz w:val="24"/>
          <w:szCs w:val="24"/>
        </w:rPr>
        <w:t>ng-model</w:t>
      </w:r>
    </w:p>
    <w:p w14:paraId="1EC2EDC2" w14:textId="77777777" w:rsidR="00F21114" w:rsidRPr="00F21114" w:rsidRDefault="00F21114" w:rsidP="00F21114">
      <w:pPr>
        <w:pStyle w:val="manguon"/>
        <w:rPr>
          <w:rStyle w:val="tagcolor"/>
        </w:rPr>
      </w:pPr>
      <w:r w:rsidRPr="00F21114">
        <w:rPr>
          <w:rStyle w:val="tagcolor"/>
        </w:rPr>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3727EE3D" w14:textId="77777777" w:rsidR="00F21114" w:rsidRPr="00F21114" w:rsidRDefault="00F21114" w:rsidP="00F21114">
      <w:pPr>
        <w:pStyle w:val="manguon"/>
        <w:rPr>
          <w:rStyle w:val="tagcolor"/>
        </w:rPr>
      </w:pPr>
      <w:r w:rsidRPr="00F21114">
        <w:br/>
      </w:r>
      <w:r w:rsidRPr="00F21114">
        <w:rPr>
          <w:rStyle w:val="tagcolor"/>
        </w:rPr>
        <w:t>&lt;</w:t>
      </w:r>
      <w:r w:rsidRPr="00F21114">
        <w:rPr>
          <w:rStyle w:val="tagnamecolor"/>
        </w:rPr>
        <w:t>script</w:t>
      </w:r>
      <w:r w:rsidRPr="00F21114">
        <w:rPr>
          <w:rStyle w:val="tagcolor"/>
        </w:rPr>
        <w:t>&gt;</w:t>
      </w:r>
      <w:r w:rsidRPr="00F21114">
        <w:br/>
      </w:r>
      <w:r w:rsidR="00BB00CB">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sidR="00BB00CB">
        <w:rPr>
          <w:rStyle w:val="jscolor"/>
        </w:rPr>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sidR="00BB00CB">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"Trung Nghia"</w:t>
      </w:r>
      <w:r w:rsidRPr="00F21114">
        <w:rPr>
          <w:rStyle w:val="jscolor"/>
        </w:rPr>
        <w:t>;</w:t>
      </w:r>
      <w:r w:rsidRPr="00F21114">
        <w:br/>
      </w:r>
      <w:r w:rsidR="00BB00CB">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Pr="00F21114">
        <w:rPr>
          <w:rStyle w:val="tagcolor"/>
        </w:rPr>
        <w:t>&gt;</w:t>
      </w:r>
    </w:p>
    <w:p w14:paraId="11EB6DEF" w14:textId="77777777" w:rsidR="006D7421" w:rsidRDefault="006D7421" w:rsidP="006D7421">
      <w:pPr>
        <w:pStyle w:val="ND"/>
      </w:pPr>
      <w:r>
        <w:t>Kết quả sẽ được hiểu thị như sau.</w:t>
      </w:r>
    </w:p>
    <w:p w14:paraId="0FE52027" w14:textId="2AD2E489" w:rsidR="006D7421" w:rsidRDefault="00563D11" w:rsidP="006D7421">
      <w:pPr>
        <w:pStyle w:val="manguon"/>
      </w:pPr>
      <w:r w:rsidRPr="00564395">
        <w:rPr>
          <w:noProof/>
        </w:rPr>
        <w:drawing>
          <wp:inline distT="0" distB="0" distL="0" distR="0" wp14:anchorId="5F033440" wp14:editId="3EBE6FC6">
            <wp:extent cx="2400300" cy="310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310515"/>
                    </a:xfrm>
                    <a:prstGeom prst="rect">
                      <a:avLst/>
                    </a:prstGeom>
                    <a:noFill/>
                    <a:ln>
                      <a:noFill/>
                    </a:ln>
                  </pic:spPr>
                </pic:pic>
              </a:graphicData>
            </a:graphic>
          </wp:inline>
        </w:drawing>
      </w:r>
    </w:p>
    <w:p w14:paraId="640F1FBA" w14:textId="77777777" w:rsidR="00C3129A" w:rsidRDefault="009D2CEA" w:rsidP="001D5E91">
      <w:pPr>
        <w:pStyle w:val="ND"/>
      </w:pPr>
      <w:r w:rsidRPr="00C3129A">
        <w:rPr>
          <w:b/>
          <w:bCs w:val="0"/>
        </w:rPr>
        <w:t>Sự ràng buộc hai chiều</w:t>
      </w:r>
      <w:r w:rsidRPr="001D5E91">
        <w:t xml:space="preserve"> </w:t>
      </w:r>
    </w:p>
    <w:p w14:paraId="33411F2D" w14:textId="77777777" w:rsidR="009D2CEA" w:rsidRDefault="009D2CEA" w:rsidP="001D5E91">
      <w:pPr>
        <w:pStyle w:val="ND"/>
      </w:pPr>
      <w:r w:rsidRPr="001D5E91">
        <w:t>Nếu người dùng thay đổi giá trị</w:t>
      </w:r>
      <w:r w:rsidR="00C3129A">
        <w:t xml:space="preserve"> của</w:t>
      </w:r>
      <w:r w:rsidRPr="001D5E91">
        <w:t xml:space="preserve"> trường đầu vào</w:t>
      </w:r>
      <w:r w:rsidR="00C3129A">
        <w:t xml:space="preserve"> thì</w:t>
      </w:r>
      <w:r w:rsidRPr="001D5E91">
        <w:t xml:space="preserve"> thuộc tính AngularJS cũng sẽ thay đổi</w:t>
      </w:r>
      <w:r w:rsidR="003217E8">
        <w:t xml:space="preserve"> theo</w:t>
      </w:r>
      <w:r w:rsidRPr="001D5E91">
        <w:t xml:space="preserve"> giá trị của nó.</w:t>
      </w:r>
    </w:p>
    <w:p w14:paraId="6455DDCF" w14:textId="77777777" w:rsidR="00194253" w:rsidRDefault="00194253" w:rsidP="001D5E91">
      <w:pPr>
        <w:pStyle w:val="ND"/>
        <w:rPr>
          <w:rStyle w:val="jsstringcolor"/>
          <w:rFonts w:eastAsia="SimSun"/>
        </w:rPr>
      </w:pPr>
      <w:r>
        <w:t xml:space="preserve">Giống như ví dụ ở trên nhưng khi tôi thay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Pr>
          <w:rStyle w:val="jsstringcolor"/>
          <w:rFonts w:eastAsia="SimSun"/>
        </w:rPr>
        <w:t xml:space="preserve"> 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sidRPr="00194253">
        <w:rPr>
          <w:rStyle w:val="jsstringcolor"/>
          <w:rFonts w:eastAsia="SimSun"/>
          <w:sz w:val="24"/>
          <w:szCs w:val="24"/>
        </w:rPr>
        <w:t xml:space="preserve"> </w:t>
      </w:r>
      <w:r>
        <w:rPr>
          <w:rStyle w:val="jsstringcolor"/>
          <w:rFonts w:eastAsia="SimSun"/>
        </w:rPr>
        <w:t>thì kết quả hiển thị cũng sẽ thay đổi theo vì nó bị ràn</w:t>
      </w:r>
      <w:r w:rsidR="00C32D25">
        <w:rPr>
          <w:rStyle w:val="jsstringcolor"/>
          <w:rFonts w:eastAsia="SimSun"/>
        </w:rPr>
        <w:t>g</w:t>
      </w:r>
      <w:r>
        <w:rPr>
          <w:rStyle w:val="jsstringcolor"/>
          <w:rFonts w:eastAsia="SimSun"/>
        </w:rPr>
        <w:t xml:space="preserve"> buộc.</w:t>
      </w:r>
    </w:p>
    <w:p w14:paraId="4D2B2D95" w14:textId="77777777" w:rsidR="00194253" w:rsidRPr="00194253" w:rsidRDefault="00194253" w:rsidP="001D5E91">
      <w:pPr>
        <w:pStyle w:val="ND"/>
        <w:rPr>
          <w:rFonts w:ascii="Consolas" w:hAnsi="Consolas"/>
          <w:b/>
          <w:bCs w:val="0"/>
          <w:sz w:val="24"/>
          <w:szCs w:val="24"/>
        </w:rPr>
      </w:pPr>
      <w:r>
        <w:rPr>
          <w:rStyle w:val="jsstringcolor"/>
          <w:rFonts w:eastAsia="SimSun"/>
        </w:rPr>
        <w:t xml:space="preserve">Ví dụ: </w:t>
      </w:r>
      <w:r w:rsidR="000D7C6B">
        <w:t>T</w:t>
      </w:r>
      <w:r>
        <w:t xml:space="preserve">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sidRPr="00194253">
        <w:rPr>
          <w:rStyle w:val="jsstringcolor"/>
          <w:rFonts w:eastAsia="SimSun"/>
          <w:sz w:val="24"/>
          <w:szCs w:val="24"/>
        </w:rPr>
        <w:t xml:space="preserve"> </w:t>
      </w:r>
      <w:r>
        <w:rPr>
          <w:rStyle w:val="jsstringcolor"/>
          <w:rFonts w:eastAsia="SimSun"/>
        </w:rPr>
        <w:t xml:space="preserve">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Pr>
          <w:rStyle w:val="jsstringcolor"/>
          <w:rFonts w:ascii="Consolas" w:eastAsia="SimSun" w:hAnsi="Consolas"/>
          <w:b/>
          <w:bCs w:val="0"/>
          <w:sz w:val="24"/>
          <w:szCs w:val="24"/>
        </w:rPr>
        <w:t xml:space="preserve"> .</w:t>
      </w:r>
    </w:p>
    <w:p w14:paraId="0C808FBD" w14:textId="77777777" w:rsidR="00194253" w:rsidRPr="00F21114" w:rsidRDefault="00194253" w:rsidP="00194253">
      <w:pPr>
        <w:pStyle w:val="manguon"/>
        <w:rPr>
          <w:rStyle w:val="tagcolor"/>
        </w:rPr>
      </w:pPr>
      <w:r w:rsidRPr="00F21114">
        <w:rPr>
          <w:rStyle w:val="tagcolor"/>
        </w:rPr>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3B16FAA3" w14:textId="77777777" w:rsidR="00194253" w:rsidRPr="00F21114" w:rsidRDefault="00194253" w:rsidP="00194253">
      <w:pPr>
        <w:pStyle w:val="manguon"/>
        <w:rPr>
          <w:rStyle w:val="tagcolor"/>
        </w:rPr>
      </w:pPr>
      <w:r w:rsidRPr="00F21114">
        <w:br/>
      </w:r>
      <w:r w:rsidRPr="00F21114">
        <w:rPr>
          <w:rStyle w:val="tagcolor"/>
        </w:rPr>
        <w:t>&lt;</w:t>
      </w:r>
      <w:r w:rsidRPr="00F21114">
        <w:rPr>
          <w:rStyle w:val="tagnamecolor"/>
        </w:rPr>
        <w:t>script</w:t>
      </w:r>
      <w:r w:rsidRPr="00F21114">
        <w:rPr>
          <w:rStyle w:val="tagcolor"/>
        </w:rPr>
        <w:t>&gt;</w:t>
      </w:r>
      <w:r w:rsidRPr="00F21114">
        <w:br/>
      </w:r>
      <w:r>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Pr>
          <w:rStyle w:val="jscolor"/>
        </w:rPr>
        <w:lastRenderedPageBreak/>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"Nghia</w:t>
      </w:r>
      <w:r w:rsidR="00C85A02">
        <w:rPr>
          <w:rStyle w:val="jsstringcolor"/>
          <w:rFonts w:eastAsia="SimSun"/>
        </w:rPr>
        <w:t xml:space="preserve"> Tran</w:t>
      </w:r>
      <w:r w:rsidRPr="00F21114">
        <w:rPr>
          <w:rStyle w:val="jsstringcolor"/>
          <w:rFonts w:eastAsia="SimSun"/>
        </w:rPr>
        <w:t>"</w:t>
      </w:r>
      <w:r w:rsidRPr="00F21114">
        <w:rPr>
          <w:rStyle w:val="jscolor"/>
        </w:rPr>
        <w:t>;</w:t>
      </w:r>
      <w:r w:rsidRPr="00F21114">
        <w:br/>
      </w:r>
      <w:r>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Pr="00F21114">
        <w:rPr>
          <w:rStyle w:val="tagcolor"/>
        </w:rPr>
        <w:t>&gt;</w:t>
      </w:r>
    </w:p>
    <w:p w14:paraId="7B9A02CC" w14:textId="77777777" w:rsidR="001D5E91" w:rsidRPr="001D5E91" w:rsidRDefault="001D5E91" w:rsidP="001D5E91">
      <w:pPr>
        <w:pStyle w:val="manguon"/>
        <w:rPr>
          <w:rStyle w:val="tagcolor"/>
        </w:rPr>
      </w:pPr>
    </w:p>
    <w:p w14:paraId="5E6A462B" w14:textId="77777777" w:rsidR="00C85A02" w:rsidRDefault="00C85A02" w:rsidP="00C85A02">
      <w:pPr>
        <w:pStyle w:val="ND"/>
      </w:pPr>
      <w:r>
        <w:t>Kết quả sẽ được hiểu thị như sau.</w:t>
      </w:r>
    </w:p>
    <w:p w14:paraId="2E12B56A" w14:textId="329211B0" w:rsidR="00C85A02" w:rsidRDefault="00563D11" w:rsidP="00C85A02">
      <w:pPr>
        <w:pStyle w:val="manguon"/>
      </w:pPr>
      <w:r w:rsidRPr="00564395">
        <w:rPr>
          <w:noProof/>
        </w:rPr>
        <w:drawing>
          <wp:inline distT="0" distB="0" distL="0" distR="0" wp14:anchorId="18F85AC9" wp14:editId="60D04FCB">
            <wp:extent cx="2432685" cy="342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685" cy="342900"/>
                    </a:xfrm>
                    <a:prstGeom prst="rect">
                      <a:avLst/>
                    </a:prstGeom>
                    <a:noFill/>
                    <a:ln>
                      <a:noFill/>
                    </a:ln>
                  </pic:spPr>
                </pic:pic>
              </a:graphicData>
            </a:graphic>
          </wp:inline>
        </w:drawing>
      </w:r>
    </w:p>
    <w:p w14:paraId="1EC67C86" w14:textId="77777777" w:rsidR="00F23758" w:rsidRPr="00120CEE" w:rsidRDefault="00F23758" w:rsidP="00E6395B">
      <w:pPr>
        <w:pStyle w:val="ND"/>
        <w:rPr>
          <w:b/>
          <w:bCs w:val="0"/>
        </w:rPr>
      </w:pPr>
      <w:r w:rsidRPr="00120CEE">
        <w:rPr>
          <w:b/>
          <w:bCs w:val="0"/>
        </w:rPr>
        <w:t>Xác thực đầu vào của người dùng</w:t>
      </w:r>
    </w:p>
    <w:p w14:paraId="3FA3F26D" w14:textId="77777777" w:rsidR="00D22C43" w:rsidRPr="00587DF5" w:rsidRDefault="00D22C43" w:rsidP="00E6395B">
      <w:pPr>
        <w:pStyle w:val="ND"/>
      </w:pPr>
      <w:r w:rsidRPr="00587DF5">
        <w:t xml:space="preserve">Lệnh </w:t>
      </w:r>
      <w:r w:rsidRPr="004E362D">
        <w:rPr>
          <w:rFonts w:ascii="Consolas" w:hAnsi="Consolas"/>
          <w:b/>
          <w:bCs w:val="0"/>
          <w:sz w:val="24"/>
          <w:szCs w:val="24"/>
        </w:rPr>
        <w:t>ng-model</w:t>
      </w:r>
      <w:r w:rsidRPr="00587DF5">
        <w:t xml:space="preserve"> cung cấp xác thực</w:t>
      </w:r>
      <w:r w:rsidRPr="004C2F11">
        <w:t xml:space="preserve"> </w:t>
      </w:r>
      <w:r w:rsidRPr="00587DF5">
        <w:t>loại đầu vào cho dữ liệu ứng dụng (số, email, bắt buộc).</w:t>
      </w:r>
    </w:p>
    <w:p w14:paraId="0F981FF5" w14:textId="77777777" w:rsidR="00120CEE" w:rsidRPr="00120CEE" w:rsidRDefault="00120CEE" w:rsidP="00120CEE">
      <w:pPr>
        <w:pStyle w:val="manguon"/>
        <w:rPr>
          <w:rStyle w:val="tagcolor"/>
        </w:rPr>
      </w:pPr>
      <w:r w:rsidRPr="00120CEE">
        <w:rPr>
          <w:rStyle w:val="tagcolor"/>
        </w:rPr>
        <w:t>&lt;form ng-app="" name="myForm"&gt;</w:t>
      </w:r>
    </w:p>
    <w:p w14:paraId="5A0EC41B" w14:textId="77777777" w:rsidR="00120CEE" w:rsidRPr="00120CEE" w:rsidRDefault="00120CEE" w:rsidP="00120CEE">
      <w:pPr>
        <w:pStyle w:val="manguon"/>
        <w:rPr>
          <w:rStyle w:val="tagcolor"/>
        </w:rPr>
      </w:pPr>
      <w:r w:rsidRPr="00120CEE">
        <w:rPr>
          <w:rStyle w:val="tagcolor"/>
        </w:rPr>
        <w:t xml:space="preserve">    Email:</w:t>
      </w:r>
    </w:p>
    <w:p w14:paraId="0386324E" w14:textId="77777777" w:rsidR="00120CEE" w:rsidRPr="00120CEE" w:rsidRDefault="00120CEE" w:rsidP="00120CEE">
      <w:pPr>
        <w:pStyle w:val="manguon"/>
        <w:rPr>
          <w:rStyle w:val="tagcolor"/>
        </w:rPr>
      </w:pPr>
      <w:r w:rsidRPr="00120CEE">
        <w:rPr>
          <w:rStyle w:val="tagcolor"/>
        </w:rPr>
        <w:t xml:space="preserve">    &lt;input type="email" name="myAddress" ng-model="text"&gt;</w:t>
      </w:r>
    </w:p>
    <w:p w14:paraId="4E447C6E" w14:textId="77777777" w:rsidR="00120CEE" w:rsidRPr="00120CEE" w:rsidRDefault="00120CEE" w:rsidP="00120CEE">
      <w:pPr>
        <w:pStyle w:val="manguon"/>
        <w:rPr>
          <w:rStyle w:val="tagcolor"/>
        </w:rPr>
      </w:pPr>
      <w:r w:rsidRPr="00120CEE">
        <w:rPr>
          <w:rStyle w:val="tagcolor"/>
        </w:rPr>
        <w:t xml:space="preserve">    &lt;span ng-show="myForm.myAddress.$error.email"&gt;</w:t>
      </w:r>
      <w:r w:rsidR="0096350E">
        <w:rPr>
          <w:rStyle w:val="tagcolor"/>
        </w:rPr>
        <w:t>Địa chỉ email không hợp lệ</w:t>
      </w:r>
      <w:r w:rsidRPr="00120CEE">
        <w:rPr>
          <w:rStyle w:val="tagcolor"/>
        </w:rPr>
        <w:t>&lt;/span&gt;</w:t>
      </w:r>
    </w:p>
    <w:p w14:paraId="3466543D" w14:textId="77777777" w:rsidR="00E6395B" w:rsidRPr="00120CEE" w:rsidRDefault="00120CEE" w:rsidP="00120CEE">
      <w:pPr>
        <w:pStyle w:val="manguon"/>
        <w:rPr>
          <w:rStyle w:val="tagcolor"/>
        </w:rPr>
      </w:pPr>
      <w:r w:rsidRPr="00120CEE">
        <w:rPr>
          <w:rStyle w:val="tagcolor"/>
        </w:rPr>
        <w:t>&lt;/form&gt;</w:t>
      </w:r>
    </w:p>
    <w:p w14:paraId="54BA7E8D" w14:textId="77777777" w:rsidR="00120CEE" w:rsidRDefault="00120CEE" w:rsidP="00E6395B">
      <w:pPr>
        <w:pStyle w:val="ND"/>
      </w:pPr>
      <w:r>
        <w:t>Kết quả trả về một ô input cho người dùng nhập email và AngularJS sẽ thông báo lỗi nếu như người dùng nhập email không hợp lệ.</w:t>
      </w:r>
    </w:p>
    <w:p w14:paraId="1195D1A0" w14:textId="77777777" w:rsidR="00550452" w:rsidRPr="00550452" w:rsidRDefault="00550452" w:rsidP="00E6395B">
      <w:pPr>
        <w:pStyle w:val="ND"/>
        <w:rPr>
          <w:b/>
          <w:bCs w:val="0"/>
        </w:rPr>
      </w:pPr>
      <w:r w:rsidRPr="00550452">
        <w:rPr>
          <w:b/>
          <w:bCs w:val="0"/>
        </w:rPr>
        <w:t>Trạng thái đơn đăng ký</w:t>
      </w:r>
    </w:p>
    <w:p w14:paraId="3B9797E7" w14:textId="77777777" w:rsidR="00D22C43" w:rsidRDefault="00D22C43" w:rsidP="00E6395B">
      <w:pPr>
        <w:pStyle w:val="ND"/>
      </w:pPr>
      <w:r w:rsidRPr="00E6395B">
        <w:t xml:space="preserve">Lệnh </w:t>
      </w:r>
      <w:r w:rsidRPr="004D43AB">
        <w:rPr>
          <w:rFonts w:ascii="Consolas" w:hAnsi="Consolas"/>
          <w:b/>
          <w:bCs w:val="0"/>
          <w:sz w:val="24"/>
          <w:szCs w:val="24"/>
        </w:rPr>
        <w:t>ng-model</w:t>
      </w:r>
      <w:r w:rsidRPr="004D43AB">
        <w:rPr>
          <w:sz w:val="24"/>
          <w:szCs w:val="24"/>
        </w:rPr>
        <w:t xml:space="preserve"> </w:t>
      </w:r>
      <w:r w:rsidRPr="00E6395B">
        <w:t>cung cấ</w:t>
      </w:r>
      <w:r w:rsidRPr="0015771E">
        <w:t>p trạng thái cho dữ liệu ứng dụng (</w:t>
      </w:r>
      <w:r w:rsidR="0015771E" w:rsidRPr="0015771E">
        <w:t>valid</w:t>
      </w:r>
      <w:r w:rsidRPr="0015771E">
        <w:t xml:space="preserve">, </w:t>
      </w:r>
      <w:r w:rsidR="0015771E">
        <w:t>d</w:t>
      </w:r>
      <w:r w:rsidR="0015771E" w:rsidRPr="0015771E">
        <w:t>irty</w:t>
      </w:r>
      <w:r w:rsidRPr="0015771E">
        <w:t xml:space="preserve">, </w:t>
      </w:r>
      <w:r w:rsidR="0015771E">
        <w:t>t</w:t>
      </w:r>
      <w:r w:rsidR="0015771E" w:rsidRPr="0015771E">
        <w:t>ouched</w:t>
      </w:r>
      <w:r w:rsidRPr="0015771E">
        <w:t>).</w:t>
      </w:r>
    </w:p>
    <w:p w14:paraId="41AB5C46" w14:textId="77777777" w:rsidR="00867C88" w:rsidRDefault="00867C88" w:rsidP="00E6395B">
      <w:pPr>
        <w:pStyle w:val="ND"/>
      </w:pPr>
      <w:r>
        <w:t>Ví dụ: Một ô input để nhập email và các trạng thái hiển thị bên dưới.</w:t>
      </w:r>
    </w:p>
    <w:p w14:paraId="65FFBDB9" w14:textId="77777777" w:rsidR="008B10DB" w:rsidRDefault="008B10DB" w:rsidP="008B10DB">
      <w:pPr>
        <w:pStyle w:val="manguon"/>
      </w:pPr>
      <w:r w:rsidRPr="008B10DB">
        <w:t>&lt;form ng-app="" name="myForm" ng-init="myText = '</w:t>
      </w:r>
      <w:r>
        <w:t>trungnghia@myweb</w:t>
      </w:r>
      <w:r w:rsidRPr="008B10DB">
        <w:t>.com'"&gt;</w:t>
      </w:r>
    </w:p>
    <w:p w14:paraId="1F1E4950" w14:textId="77777777" w:rsidR="008B10DB" w:rsidRPr="008B10DB" w:rsidRDefault="008B10DB" w:rsidP="008B10DB">
      <w:pPr>
        <w:pStyle w:val="manguon"/>
      </w:pPr>
      <w:r>
        <w:t xml:space="preserve">  </w:t>
      </w:r>
      <w:r w:rsidRPr="008B10DB">
        <w:t>Email:</w:t>
      </w:r>
    </w:p>
    <w:p w14:paraId="67EF3323" w14:textId="77777777" w:rsidR="008B10DB" w:rsidRPr="008B10DB" w:rsidRDefault="008B10DB" w:rsidP="008B10DB">
      <w:pPr>
        <w:pStyle w:val="manguon"/>
      </w:pPr>
      <w:r>
        <w:t xml:space="preserve">  </w:t>
      </w:r>
      <w:r w:rsidRPr="008B10DB">
        <w:t>&lt;input type="email" name="myAddress" ng-model="myText" required&gt;</w:t>
      </w:r>
    </w:p>
    <w:p w14:paraId="5E89C4F1" w14:textId="77777777" w:rsidR="008B10DB" w:rsidRPr="008B10DB" w:rsidRDefault="008B10DB" w:rsidP="008B10DB">
      <w:pPr>
        <w:pStyle w:val="manguon"/>
      </w:pPr>
      <w:r>
        <w:t xml:space="preserve">  </w:t>
      </w:r>
      <w:r w:rsidRPr="008B10DB">
        <w:t>&lt;p&gt;</w:t>
      </w:r>
      <w:r>
        <w:t>Sửa địa chỉ email và thử thay đổi trạng thái</w:t>
      </w:r>
      <w:r w:rsidRPr="008B10DB">
        <w:t>.&lt;/p&gt;</w:t>
      </w:r>
    </w:p>
    <w:p w14:paraId="66553BB9" w14:textId="77777777" w:rsidR="008B10DB" w:rsidRPr="008B10DB" w:rsidRDefault="008B10DB" w:rsidP="008B10DB">
      <w:pPr>
        <w:pStyle w:val="manguon"/>
      </w:pPr>
      <w:r>
        <w:t xml:space="preserve">  </w:t>
      </w:r>
      <w:r w:rsidRPr="008B10DB">
        <w:t>&lt;h1&gt;</w:t>
      </w:r>
      <w:r>
        <w:t>Trạng thái</w:t>
      </w:r>
      <w:r w:rsidRPr="008B10DB">
        <w:t>&lt;/h1&gt;</w:t>
      </w:r>
    </w:p>
    <w:p w14:paraId="6EE110CE" w14:textId="77777777" w:rsidR="008B10DB" w:rsidRPr="008B10DB" w:rsidRDefault="008B10DB" w:rsidP="008B10DB">
      <w:pPr>
        <w:pStyle w:val="manguon"/>
      </w:pPr>
      <w:r>
        <w:t xml:space="preserve">  </w:t>
      </w:r>
      <w:r w:rsidRPr="008B10DB">
        <w:t>&lt;p&gt;</w:t>
      </w:r>
      <w:r>
        <w:t>V</w:t>
      </w:r>
      <w:r w:rsidRPr="008B10DB">
        <w:t>alid: {{myForm.myAddress.$valid</w:t>
      </w:r>
      <w:r w:rsidR="00DD11B5">
        <w:t>}}</w:t>
      </w:r>
      <w:r w:rsidRPr="008B10DB">
        <w:t>&lt;/p&gt;</w:t>
      </w:r>
    </w:p>
    <w:p w14:paraId="4B4E9E8E" w14:textId="77777777" w:rsidR="008B10DB" w:rsidRPr="008B10DB" w:rsidRDefault="008B10DB" w:rsidP="008B10DB">
      <w:pPr>
        <w:pStyle w:val="manguon"/>
      </w:pPr>
      <w:r>
        <w:t xml:space="preserve">  </w:t>
      </w:r>
      <w:r w:rsidRPr="008B10DB">
        <w:t>&lt;p&gt;</w:t>
      </w:r>
      <w:r>
        <w:t>D</w:t>
      </w:r>
      <w:r w:rsidRPr="008B10DB">
        <w:t>irty: {{myForm.myAddress.$dirty</w:t>
      </w:r>
      <w:r w:rsidR="00DD11B5">
        <w:t>}}</w:t>
      </w:r>
      <w:r w:rsidRPr="008B10DB">
        <w:t>&lt;/p&gt;</w:t>
      </w:r>
    </w:p>
    <w:p w14:paraId="222580D5" w14:textId="77777777" w:rsidR="008B10DB" w:rsidRPr="008B10DB" w:rsidRDefault="008B10DB" w:rsidP="008B10DB">
      <w:pPr>
        <w:pStyle w:val="manguon"/>
      </w:pPr>
      <w:r>
        <w:t xml:space="preserve">  </w:t>
      </w:r>
      <w:r w:rsidRPr="008B10DB">
        <w:t>&lt;p&gt;Touched: {{myForm.myAddress.$touched</w:t>
      </w:r>
      <w:r w:rsidR="00DD11B5">
        <w:t>}}</w:t>
      </w:r>
      <w:r w:rsidRPr="008B10DB">
        <w:t>&lt;/p&gt;</w:t>
      </w:r>
    </w:p>
    <w:p w14:paraId="13CC3DA7" w14:textId="77777777" w:rsidR="008B10DB" w:rsidRPr="008B10DB" w:rsidRDefault="008B10DB" w:rsidP="008B10DB">
      <w:pPr>
        <w:pStyle w:val="manguon"/>
      </w:pPr>
      <w:r w:rsidRPr="008B10DB">
        <w:t>&lt;/form&gt;</w:t>
      </w:r>
    </w:p>
    <w:p w14:paraId="1D65F414" w14:textId="77777777" w:rsidR="00A4556A" w:rsidRPr="00B0627D" w:rsidRDefault="00B0627D" w:rsidP="00A4556A">
      <w:pPr>
        <w:pStyle w:val="ND"/>
      </w:pPr>
      <w:r w:rsidRPr="00B0627D">
        <w:t>Kết quả sẽ hiện thị ra một ô input cho người dùng nhập và trong khi nhập thì ba trạng thái trên sẽ liên tục thay đổi cho đến khi người dùng kết thúc việc nhập liệu.</w:t>
      </w:r>
      <w:r w:rsidR="00A4556A">
        <w:t xml:space="preserve"> Sau đây là giải thích về ba trạng thái trên.</w:t>
      </w:r>
    </w:p>
    <w:p w14:paraId="6B5176E2" w14:textId="77777777" w:rsidR="003371EA" w:rsidRDefault="003371EA" w:rsidP="003371EA">
      <w:pPr>
        <w:pStyle w:val="ND"/>
      </w:pPr>
      <w:r w:rsidRPr="003371EA">
        <w:rPr>
          <w:rFonts w:ascii="Consolas" w:hAnsi="Consolas"/>
          <w:b/>
          <w:bCs w:val="0"/>
          <w:sz w:val="24"/>
          <w:szCs w:val="24"/>
        </w:rPr>
        <w:lastRenderedPageBreak/>
        <w:t>{{myForm.myAddress.$valid}}</w:t>
      </w:r>
      <w:r w:rsidRPr="003371EA">
        <w:t>:</w:t>
      </w:r>
      <w:r w:rsidRPr="003371EA">
        <w:rPr>
          <w:sz w:val="24"/>
          <w:szCs w:val="24"/>
        </w:rPr>
        <w:t xml:space="preserve"> </w:t>
      </w:r>
      <w:r w:rsidRPr="003371EA">
        <w:t>Hiển thị trạng thái hợp lệ của trường nhập liệu. Nếu giá trị nhập vào là hợp lệ</w:t>
      </w:r>
      <w:r>
        <w:t>,</w:t>
      </w:r>
      <w:r w:rsidRPr="003371EA">
        <w:t xml:space="preserve"> biểu thức này sẽ trả về true</w:t>
      </w:r>
      <w:r>
        <w:t xml:space="preserve"> hoặc</w:t>
      </w:r>
      <w:r w:rsidRPr="003371EA">
        <w:t xml:space="preserve"> ngược lại sẽ trả về false. </w:t>
      </w:r>
    </w:p>
    <w:p w14:paraId="2F4AB137" w14:textId="77777777" w:rsidR="003371EA" w:rsidRDefault="003371EA" w:rsidP="003371EA">
      <w:pPr>
        <w:pStyle w:val="ND"/>
      </w:pPr>
      <w:r w:rsidRPr="003371EA">
        <w:rPr>
          <w:rFonts w:ascii="Consolas" w:hAnsi="Consolas"/>
          <w:b/>
          <w:bCs w:val="0"/>
          <w:sz w:val="24"/>
          <w:szCs w:val="24"/>
        </w:rPr>
        <w:t>{{myForm.myAddress.$dirty}}</w:t>
      </w:r>
      <w:r w:rsidRPr="003371EA">
        <w:t xml:space="preserve">: Hiển thị trạng thái "dirty" của trường nhập liệu. Một trường được coi là "dirty" nếu nó đã bị sửa đổi. </w:t>
      </w:r>
    </w:p>
    <w:p w14:paraId="5F7D6139" w14:textId="77777777" w:rsidR="003371EA" w:rsidRDefault="003371EA" w:rsidP="003371EA">
      <w:pPr>
        <w:pStyle w:val="ND"/>
      </w:pPr>
      <w:r w:rsidRPr="003371EA">
        <w:rPr>
          <w:rFonts w:ascii="Consolas" w:hAnsi="Consolas"/>
          <w:b/>
          <w:bCs w:val="0"/>
          <w:sz w:val="24"/>
          <w:szCs w:val="24"/>
        </w:rPr>
        <w:t>{{myForm.myAddress.$touched}}</w:t>
      </w:r>
      <w:r w:rsidRPr="003371EA">
        <w:t>: Hiển thị trạng thái "touched" của trường nhập liệu. Một trường được coi là "touched" nếu nó đã được người dùng tương tác.</w:t>
      </w:r>
    </w:p>
    <w:p w14:paraId="6807A42B" w14:textId="77777777" w:rsidR="00037B0C" w:rsidRPr="00037B0C" w:rsidRDefault="00037B0C" w:rsidP="003371EA">
      <w:pPr>
        <w:pStyle w:val="ND"/>
        <w:rPr>
          <w:b/>
          <w:bCs w:val="0"/>
        </w:rPr>
      </w:pPr>
      <w:r w:rsidRPr="00037B0C">
        <w:rPr>
          <w:b/>
          <w:bCs w:val="0"/>
        </w:rPr>
        <w:t>Lớp CSS</w:t>
      </w:r>
    </w:p>
    <w:p w14:paraId="0831E502" w14:textId="77777777" w:rsidR="00D22C43" w:rsidRDefault="00D22C43" w:rsidP="00E6395B">
      <w:pPr>
        <w:pStyle w:val="ND"/>
      </w:pPr>
      <w:r w:rsidRPr="00E6395B">
        <w:t xml:space="preserve">Lệnh </w:t>
      </w:r>
      <w:r w:rsidRPr="00007676">
        <w:rPr>
          <w:rStyle w:val="codeChar"/>
        </w:rPr>
        <w:t>ng-model</w:t>
      </w:r>
      <w:r w:rsidRPr="00E6395B">
        <w:t xml:space="preserve"> cung cấp các lớp CSS cho các phần tử HTML tùy thuộc vào trạng thái của </w:t>
      </w:r>
      <w:r w:rsidRPr="00007676">
        <w:t>chúng</w:t>
      </w:r>
      <w:r w:rsidRPr="00E6395B">
        <w:t>.</w:t>
      </w:r>
    </w:p>
    <w:p w14:paraId="7D2B39F7" w14:textId="77777777" w:rsidR="00C03520" w:rsidRPr="00E6395B" w:rsidRDefault="00C03520" w:rsidP="00E6395B">
      <w:pPr>
        <w:pStyle w:val="ND"/>
      </w:pPr>
      <w:r>
        <w:t>Ví dụ: CSS cho ô input</w:t>
      </w:r>
    </w:p>
    <w:p w14:paraId="7E5BBA6E" w14:textId="77777777" w:rsidR="00C03520" w:rsidRPr="00C03520" w:rsidRDefault="00C03520" w:rsidP="00C03520">
      <w:pPr>
        <w:pStyle w:val="manguon"/>
      </w:pPr>
      <w:r w:rsidRPr="00C03520">
        <w:t>&lt;html&gt;</w:t>
      </w:r>
    </w:p>
    <w:p w14:paraId="200BF7FD" w14:textId="77777777" w:rsidR="005630FB" w:rsidRDefault="005630FB" w:rsidP="00C03520">
      <w:pPr>
        <w:pStyle w:val="manguon"/>
      </w:pPr>
      <w:r>
        <w:t xml:space="preserve">  </w:t>
      </w:r>
      <w:r w:rsidR="00C03520" w:rsidRPr="00C03520">
        <w:t xml:space="preserve">&lt;script </w:t>
      </w:r>
      <w:r>
        <w:t xml:space="preserve">     </w:t>
      </w:r>
    </w:p>
    <w:p w14:paraId="0635594A" w14:textId="77777777" w:rsidR="005630FB" w:rsidRDefault="00C03520" w:rsidP="00C03520">
      <w:pPr>
        <w:pStyle w:val="manguon"/>
      </w:pPr>
      <w:r w:rsidRPr="00C03520">
        <w:t>src="https://ajax.googleapis.com/ajax/libs/angularjs/1.6.9/angular.min.js"&gt;</w:t>
      </w:r>
      <w:r w:rsidR="005630FB">
        <w:t xml:space="preserve">   </w:t>
      </w:r>
    </w:p>
    <w:p w14:paraId="47AF1E16" w14:textId="77777777" w:rsidR="00C03520" w:rsidRPr="00C03520" w:rsidRDefault="005630FB" w:rsidP="00C03520">
      <w:pPr>
        <w:pStyle w:val="manguon"/>
      </w:pPr>
      <w:r>
        <w:t xml:space="preserve">  </w:t>
      </w:r>
      <w:r w:rsidR="00C03520" w:rsidRPr="00C03520">
        <w:t>&lt;/script&gt;</w:t>
      </w:r>
    </w:p>
    <w:p w14:paraId="2422004B" w14:textId="77777777" w:rsidR="00C03520" w:rsidRPr="00C03520" w:rsidRDefault="005630FB" w:rsidP="00C03520">
      <w:pPr>
        <w:pStyle w:val="manguon"/>
      </w:pPr>
      <w:r>
        <w:t xml:space="preserve">  </w:t>
      </w:r>
      <w:r w:rsidR="00C03520" w:rsidRPr="00C03520">
        <w:t>&lt;style&gt;</w:t>
      </w:r>
    </w:p>
    <w:p w14:paraId="47720FF8" w14:textId="77777777" w:rsidR="00C03520" w:rsidRPr="00C03520" w:rsidRDefault="005630FB" w:rsidP="00C03520">
      <w:pPr>
        <w:pStyle w:val="manguon"/>
      </w:pPr>
      <w:r>
        <w:t xml:space="preserve">    </w:t>
      </w:r>
      <w:r w:rsidR="00C03520" w:rsidRPr="00C03520">
        <w:t>input.ng-invalid {</w:t>
      </w:r>
    </w:p>
    <w:p w14:paraId="7DDB64F2" w14:textId="77777777" w:rsidR="00C03520" w:rsidRPr="00C03520" w:rsidRDefault="00C03520" w:rsidP="00C03520">
      <w:pPr>
        <w:pStyle w:val="manguon"/>
      </w:pPr>
      <w:r w:rsidRPr="00C03520">
        <w:t xml:space="preserve">    </w:t>
      </w:r>
      <w:r w:rsidR="005630FB">
        <w:t xml:space="preserve">  </w:t>
      </w:r>
      <w:r w:rsidRPr="00C03520">
        <w:t>background-color: lightblue;</w:t>
      </w:r>
    </w:p>
    <w:p w14:paraId="64BC9F88" w14:textId="77777777" w:rsidR="00C03520" w:rsidRPr="00C03520" w:rsidRDefault="005630FB" w:rsidP="00C03520">
      <w:pPr>
        <w:pStyle w:val="manguon"/>
      </w:pPr>
      <w:r>
        <w:t xml:space="preserve">    </w:t>
      </w:r>
      <w:r w:rsidR="00C03520" w:rsidRPr="00C03520">
        <w:t>}</w:t>
      </w:r>
    </w:p>
    <w:p w14:paraId="33411BEB" w14:textId="77777777" w:rsidR="00C03520" w:rsidRPr="00C03520" w:rsidRDefault="005630FB" w:rsidP="00C03520">
      <w:pPr>
        <w:pStyle w:val="manguon"/>
      </w:pPr>
      <w:r>
        <w:t xml:space="preserve">  </w:t>
      </w:r>
      <w:r w:rsidR="00C03520" w:rsidRPr="00C03520">
        <w:t>&lt;/style&gt;</w:t>
      </w:r>
    </w:p>
    <w:p w14:paraId="63D8D558" w14:textId="77777777" w:rsidR="00C03520" w:rsidRPr="00C03520" w:rsidRDefault="00C03520" w:rsidP="00C03520">
      <w:pPr>
        <w:pStyle w:val="manguon"/>
      </w:pPr>
      <w:r w:rsidRPr="00C03520">
        <w:t>&lt;body&gt;</w:t>
      </w:r>
    </w:p>
    <w:p w14:paraId="107D7C0B" w14:textId="77777777" w:rsidR="00C03520" w:rsidRPr="00C03520" w:rsidRDefault="005630FB" w:rsidP="00C03520">
      <w:pPr>
        <w:pStyle w:val="manguon"/>
      </w:pPr>
      <w:r>
        <w:t xml:space="preserve">  </w:t>
      </w:r>
      <w:r w:rsidR="00C03520" w:rsidRPr="00C03520">
        <w:t>&lt;form ng-app="" name="myForm"&gt;</w:t>
      </w:r>
    </w:p>
    <w:p w14:paraId="390C7B20" w14:textId="77777777" w:rsidR="00C03520" w:rsidRPr="00C03520" w:rsidRDefault="00C03520" w:rsidP="00C03520">
      <w:pPr>
        <w:pStyle w:val="manguon"/>
      </w:pPr>
      <w:r w:rsidRPr="00C03520">
        <w:t xml:space="preserve">    Enter your name:</w:t>
      </w:r>
    </w:p>
    <w:p w14:paraId="2EDC5F41" w14:textId="77777777" w:rsidR="00C03520" w:rsidRPr="00C03520" w:rsidRDefault="00C03520" w:rsidP="00C03520">
      <w:pPr>
        <w:pStyle w:val="manguon"/>
      </w:pPr>
      <w:r w:rsidRPr="00C03520">
        <w:t xml:space="preserve">    &lt;input name="myName" ng-model="myText" required&gt;</w:t>
      </w:r>
    </w:p>
    <w:p w14:paraId="573F1847" w14:textId="77777777" w:rsidR="006872EB" w:rsidRPr="00C03520" w:rsidRDefault="005630FB" w:rsidP="00C03520">
      <w:pPr>
        <w:pStyle w:val="manguon"/>
      </w:pPr>
      <w:r>
        <w:t xml:space="preserve">  </w:t>
      </w:r>
      <w:r w:rsidR="00C03520" w:rsidRPr="00C03520">
        <w:t>&lt;/form&gt;</w:t>
      </w:r>
    </w:p>
    <w:p w14:paraId="2A934991" w14:textId="77777777" w:rsidR="00C03520" w:rsidRPr="00C03520" w:rsidRDefault="00C03520" w:rsidP="00C03520">
      <w:pPr>
        <w:pStyle w:val="manguon"/>
      </w:pPr>
      <w:r w:rsidRPr="00C03520">
        <w:t>&lt;/body&gt;</w:t>
      </w:r>
    </w:p>
    <w:p w14:paraId="6F79F71F" w14:textId="77777777" w:rsidR="00DA4305" w:rsidRPr="00C03520" w:rsidRDefault="00C03520" w:rsidP="00C03520">
      <w:pPr>
        <w:pStyle w:val="manguon"/>
      </w:pPr>
      <w:r w:rsidRPr="00C03520">
        <w:t>&lt;/html&gt;</w:t>
      </w:r>
    </w:p>
    <w:p w14:paraId="350A49FD" w14:textId="77777777" w:rsidR="006872EB" w:rsidRPr="004E60E1" w:rsidRDefault="006872EB" w:rsidP="006872EB">
      <w:pPr>
        <w:pStyle w:val="ND"/>
      </w:pPr>
      <w:r w:rsidRPr="004E60E1">
        <w:t xml:space="preserve">Kết quả </w:t>
      </w:r>
      <w:r>
        <w:t>sẽ được hiển thị như sau</w:t>
      </w:r>
      <w:r w:rsidRPr="004E60E1">
        <w:t>.</w:t>
      </w:r>
    </w:p>
    <w:p w14:paraId="66C52DC6" w14:textId="485BB521" w:rsidR="005630FB" w:rsidRDefault="00563D11" w:rsidP="0041086A">
      <w:pPr>
        <w:pStyle w:val="manguon"/>
      </w:pPr>
      <w:r w:rsidRPr="0041086A">
        <w:rPr>
          <w:noProof/>
        </w:rPr>
        <w:drawing>
          <wp:inline distT="0" distB="0" distL="0" distR="0" wp14:anchorId="0ABF9B34" wp14:editId="78469F57">
            <wp:extent cx="3206115" cy="38671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115" cy="386715"/>
                    </a:xfrm>
                    <a:prstGeom prst="rect">
                      <a:avLst/>
                    </a:prstGeom>
                    <a:noFill/>
                    <a:ln>
                      <a:noFill/>
                    </a:ln>
                  </pic:spPr>
                </pic:pic>
              </a:graphicData>
            </a:graphic>
          </wp:inline>
        </w:drawing>
      </w:r>
    </w:p>
    <w:p w14:paraId="3579EDFB" w14:textId="77777777" w:rsidR="005630FB" w:rsidRDefault="00FB438F" w:rsidP="005630FB">
      <w:pPr>
        <w:pStyle w:val="ND"/>
      </w:pPr>
      <w:r>
        <w:t xml:space="preserve">Trạng thái </w:t>
      </w:r>
      <w:r w:rsidRPr="00FB438F">
        <w:rPr>
          <w:rStyle w:val="codeChar"/>
        </w:rPr>
        <w:t>ng-invalid</w:t>
      </w:r>
      <w:r>
        <w:t xml:space="preserve"> áp dụng khi giá trị của trường nhập liệu không hợp lệ. </w:t>
      </w:r>
    </w:p>
    <w:p w14:paraId="21AB82FD" w14:textId="77777777" w:rsidR="00E856AE" w:rsidRDefault="00E856AE" w:rsidP="005630FB">
      <w:pPr>
        <w:pStyle w:val="ND"/>
      </w:pPr>
      <w:r>
        <w:t>Một số trạng thái liên quan đến kiểm tra trường nhập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5"/>
        <w:gridCol w:w="7267"/>
      </w:tblGrid>
      <w:tr w:rsidR="00E856AE" w:rsidRPr="00E856AE" w14:paraId="461F3870" w14:textId="77777777" w:rsidTr="00520BEA">
        <w:tc>
          <w:tcPr>
            <w:tcW w:w="1809" w:type="dxa"/>
            <w:shd w:val="clear" w:color="auto" w:fill="auto"/>
          </w:tcPr>
          <w:p w14:paraId="4BCCDE5B" w14:textId="77777777" w:rsidR="00E856AE" w:rsidRPr="00E856AE" w:rsidRDefault="00E856AE" w:rsidP="00520BEA">
            <w:pPr>
              <w:pStyle w:val="code"/>
              <w:ind w:firstLine="0"/>
            </w:pPr>
            <w:r w:rsidRPr="00520BEA">
              <w:rPr>
                <w:rStyle w:val="HTMLCode"/>
                <w:rFonts w:ascii="Consolas" w:hAnsi="Consolas" w:cs="Times New Roman"/>
                <w:sz w:val="24"/>
                <w:szCs w:val="26"/>
              </w:rPr>
              <w:lastRenderedPageBreak/>
              <w:t>ng-empty</w:t>
            </w:r>
          </w:p>
        </w:tc>
        <w:tc>
          <w:tcPr>
            <w:tcW w:w="7479" w:type="dxa"/>
            <w:shd w:val="clear" w:color="auto" w:fill="auto"/>
          </w:tcPr>
          <w:p w14:paraId="0D7B169D"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trống (empty).</w:t>
            </w:r>
          </w:p>
        </w:tc>
      </w:tr>
      <w:tr w:rsidR="00E856AE" w:rsidRPr="00E856AE" w14:paraId="4D9C5DF5" w14:textId="77777777" w:rsidTr="00520BEA">
        <w:tc>
          <w:tcPr>
            <w:tcW w:w="1809" w:type="dxa"/>
            <w:shd w:val="clear" w:color="auto" w:fill="auto"/>
          </w:tcPr>
          <w:p w14:paraId="36C4EB64" w14:textId="77777777" w:rsidR="00E856AE" w:rsidRPr="00E856AE" w:rsidRDefault="00E856AE" w:rsidP="00520BEA">
            <w:pPr>
              <w:pStyle w:val="code"/>
              <w:ind w:firstLine="0"/>
            </w:pPr>
            <w:r w:rsidRPr="00520BEA">
              <w:rPr>
                <w:rStyle w:val="HTMLCode"/>
                <w:rFonts w:ascii="Consolas" w:hAnsi="Consolas" w:cs="Times New Roman"/>
                <w:sz w:val="24"/>
                <w:szCs w:val="26"/>
              </w:rPr>
              <w:t>ng-not-empty</w:t>
            </w:r>
          </w:p>
        </w:tc>
        <w:tc>
          <w:tcPr>
            <w:tcW w:w="7479" w:type="dxa"/>
            <w:shd w:val="clear" w:color="auto" w:fill="auto"/>
          </w:tcPr>
          <w:p w14:paraId="3B8738D7"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trống (khác empty).</w:t>
            </w:r>
          </w:p>
        </w:tc>
      </w:tr>
      <w:tr w:rsidR="00E856AE" w:rsidRPr="00E856AE" w14:paraId="27C43CE3" w14:textId="77777777" w:rsidTr="00520BEA">
        <w:tc>
          <w:tcPr>
            <w:tcW w:w="1809" w:type="dxa"/>
            <w:shd w:val="clear" w:color="auto" w:fill="auto"/>
          </w:tcPr>
          <w:p w14:paraId="02CD4F48" w14:textId="77777777" w:rsidR="00E856AE" w:rsidRPr="00E856AE" w:rsidRDefault="00E856AE" w:rsidP="00520BEA">
            <w:pPr>
              <w:pStyle w:val="code"/>
              <w:ind w:firstLine="0"/>
            </w:pPr>
            <w:r w:rsidRPr="00520BEA">
              <w:rPr>
                <w:rStyle w:val="HTMLCode"/>
                <w:rFonts w:ascii="Consolas" w:hAnsi="Consolas" w:cs="Times New Roman"/>
                <w:sz w:val="24"/>
                <w:szCs w:val="26"/>
              </w:rPr>
              <w:t>ng-touched</w:t>
            </w:r>
          </w:p>
        </w:tc>
        <w:tc>
          <w:tcPr>
            <w:tcW w:w="7479" w:type="dxa"/>
            <w:shd w:val="clear" w:color="auto" w:fill="auto"/>
          </w:tcPr>
          <w:p w14:paraId="19673761"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đã được chạm vào (touched) bởi người dùng. Điều này xảy ra khi người dùng tương tác với trường nhập liệu, chẳng hạn như click vào nó.</w:t>
            </w:r>
          </w:p>
        </w:tc>
      </w:tr>
      <w:tr w:rsidR="00E856AE" w:rsidRPr="00E856AE" w14:paraId="0A60E49A" w14:textId="77777777" w:rsidTr="00520BEA">
        <w:tc>
          <w:tcPr>
            <w:tcW w:w="1809" w:type="dxa"/>
            <w:shd w:val="clear" w:color="auto" w:fill="auto"/>
          </w:tcPr>
          <w:p w14:paraId="2E60A73C" w14:textId="77777777" w:rsidR="00E856AE" w:rsidRPr="00E856AE" w:rsidRDefault="00E856AE" w:rsidP="00520BEA">
            <w:pPr>
              <w:pStyle w:val="code"/>
              <w:ind w:firstLine="0"/>
            </w:pPr>
            <w:r w:rsidRPr="00520BEA">
              <w:rPr>
                <w:rStyle w:val="HTMLCode"/>
                <w:rFonts w:ascii="Consolas" w:hAnsi="Consolas" w:cs="Times New Roman"/>
                <w:sz w:val="24"/>
                <w:szCs w:val="26"/>
              </w:rPr>
              <w:t>ng-untouched</w:t>
            </w:r>
          </w:p>
        </w:tc>
        <w:tc>
          <w:tcPr>
            <w:tcW w:w="7479" w:type="dxa"/>
            <w:shd w:val="clear" w:color="auto" w:fill="auto"/>
          </w:tcPr>
          <w:p w14:paraId="4CFC694F"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chưa được chạm vào (untouched). Nếu người dùng chưa tương tác với trường nhập liệu, nó sẽ ở trạng thái untouched.</w:t>
            </w:r>
          </w:p>
        </w:tc>
      </w:tr>
      <w:tr w:rsidR="00E856AE" w:rsidRPr="00E856AE" w14:paraId="408E300D" w14:textId="77777777" w:rsidTr="00520BEA">
        <w:tc>
          <w:tcPr>
            <w:tcW w:w="1809" w:type="dxa"/>
            <w:shd w:val="clear" w:color="auto" w:fill="auto"/>
          </w:tcPr>
          <w:p w14:paraId="422EA6CF" w14:textId="77777777" w:rsidR="00E856AE" w:rsidRPr="00E856AE" w:rsidRDefault="00E856AE" w:rsidP="00520BEA">
            <w:pPr>
              <w:pStyle w:val="code"/>
              <w:ind w:firstLine="0"/>
            </w:pPr>
            <w:r w:rsidRPr="00520BEA">
              <w:rPr>
                <w:rStyle w:val="HTMLCode"/>
                <w:rFonts w:ascii="Consolas" w:hAnsi="Consolas" w:cs="Times New Roman"/>
                <w:sz w:val="24"/>
                <w:szCs w:val="26"/>
              </w:rPr>
              <w:t>ng-valid</w:t>
            </w:r>
          </w:p>
        </w:tc>
        <w:tc>
          <w:tcPr>
            <w:tcW w:w="7479" w:type="dxa"/>
            <w:shd w:val="clear" w:color="auto" w:fill="auto"/>
          </w:tcPr>
          <w:p w14:paraId="12C23C40"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hợp lệ theo các quy tắc xác định, chẳng hạn như định dạng email đúng.</w:t>
            </w:r>
          </w:p>
        </w:tc>
      </w:tr>
      <w:tr w:rsidR="00E856AE" w:rsidRPr="00E856AE" w14:paraId="68C4E1C4" w14:textId="77777777" w:rsidTr="00520BEA">
        <w:tc>
          <w:tcPr>
            <w:tcW w:w="1809" w:type="dxa"/>
            <w:shd w:val="clear" w:color="auto" w:fill="auto"/>
          </w:tcPr>
          <w:p w14:paraId="29D64388" w14:textId="77777777" w:rsidR="00E856AE" w:rsidRPr="00E856AE" w:rsidRDefault="00E856AE" w:rsidP="00520BEA">
            <w:pPr>
              <w:pStyle w:val="code"/>
              <w:ind w:firstLine="0"/>
            </w:pPr>
            <w:r w:rsidRPr="00520BEA">
              <w:rPr>
                <w:rStyle w:val="HTMLCode"/>
                <w:rFonts w:ascii="Consolas" w:hAnsi="Consolas" w:cs="Times New Roman"/>
                <w:sz w:val="24"/>
                <w:szCs w:val="26"/>
              </w:rPr>
              <w:t>ng-invalid</w:t>
            </w:r>
          </w:p>
        </w:tc>
        <w:tc>
          <w:tcPr>
            <w:tcW w:w="7479" w:type="dxa"/>
            <w:shd w:val="clear" w:color="auto" w:fill="auto"/>
          </w:tcPr>
          <w:p w14:paraId="1BE985F6"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hợp lệ theo các quy tắc xác định.</w:t>
            </w:r>
          </w:p>
        </w:tc>
      </w:tr>
      <w:tr w:rsidR="00E856AE" w:rsidRPr="00E856AE" w14:paraId="7432149D" w14:textId="77777777" w:rsidTr="00520BEA">
        <w:tc>
          <w:tcPr>
            <w:tcW w:w="1809" w:type="dxa"/>
            <w:shd w:val="clear" w:color="auto" w:fill="auto"/>
          </w:tcPr>
          <w:p w14:paraId="64160D45" w14:textId="77777777" w:rsidR="00E856AE" w:rsidRPr="00E856AE" w:rsidRDefault="00E856AE" w:rsidP="00520BEA">
            <w:pPr>
              <w:pStyle w:val="code"/>
              <w:ind w:firstLine="0"/>
            </w:pPr>
            <w:r w:rsidRPr="00520BEA">
              <w:rPr>
                <w:rStyle w:val="HTMLCode"/>
                <w:rFonts w:ascii="Consolas" w:hAnsi="Consolas" w:cs="Times New Roman"/>
                <w:sz w:val="24"/>
                <w:szCs w:val="26"/>
              </w:rPr>
              <w:t>ng-dirty</w:t>
            </w:r>
          </w:p>
        </w:tc>
        <w:tc>
          <w:tcPr>
            <w:tcW w:w="7479" w:type="dxa"/>
            <w:shd w:val="clear" w:color="auto" w:fill="auto"/>
          </w:tcPr>
          <w:p w14:paraId="3D07ED94"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đã được sửa đổi (dirty). Nếu người dùng thay đổi giá trị của trường nhập liệu, nó sẽ ở trạng thái dirty.</w:t>
            </w:r>
          </w:p>
        </w:tc>
      </w:tr>
      <w:tr w:rsidR="00E856AE" w:rsidRPr="00520BEA" w14:paraId="58B595ED" w14:textId="77777777" w:rsidTr="00520BEA">
        <w:tc>
          <w:tcPr>
            <w:tcW w:w="1809" w:type="dxa"/>
            <w:shd w:val="clear" w:color="auto" w:fill="auto"/>
          </w:tcPr>
          <w:p w14:paraId="404DC0AC" w14:textId="77777777" w:rsidR="00E856AE" w:rsidRPr="00E856AE" w:rsidRDefault="00E856AE" w:rsidP="00520BEA">
            <w:pPr>
              <w:pStyle w:val="code"/>
              <w:ind w:firstLine="0"/>
            </w:pPr>
            <w:r w:rsidRPr="00520BEA">
              <w:rPr>
                <w:rStyle w:val="HTMLCode"/>
                <w:rFonts w:ascii="Consolas" w:hAnsi="Consolas" w:cs="Times New Roman"/>
                <w:sz w:val="24"/>
                <w:szCs w:val="26"/>
              </w:rPr>
              <w:t>ng-pending</w:t>
            </w:r>
          </w:p>
        </w:tc>
        <w:tc>
          <w:tcPr>
            <w:tcW w:w="7479" w:type="dxa"/>
            <w:shd w:val="clear" w:color="auto" w:fill="auto"/>
          </w:tcPr>
          <w:p w14:paraId="01E56739"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đang ở trạng thái đang chờ xác nhận hoặc đang trong quá trình xử lý.</w:t>
            </w:r>
          </w:p>
        </w:tc>
      </w:tr>
    </w:tbl>
    <w:p w14:paraId="494582FC" w14:textId="77777777" w:rsidR="00AB0D17" w:rsidRPr="00243184" w:rsidRDefault="00AB0D17" w:rsidP="00673DCB">
      <w:pPr>
        <w:pStyle w:val="Heading3"/>
      </w:pPr>
      <w:bookmarkStart w:id="8" w:name="_Toc152895920"/>
      <w:r w:rsidRPr="00243184">
        <w:t>AngularJS Data Binding</w:t>
      </w:r>
      <w:bookmarkEnd w:id="8"/>
    </w:p>
    <w:p w14:paraId="0ABEDEE2" w14:textId="77777777" w:rsidR="00AB0D17" w:rsidRDefault="00AB0D17" w:rsidP="00243184">
      <w:pPr>
        <w:pStyle w:val="ND"/>
      </w:pPr>
      <w:r w:rsidRPr="00243184">
        <w:t>Data Binding là tính năng quan trọng của AngularJS,</w:t>
      </w:r>
      <w:r w:rsidR="007C27F5">
        <w:t xml:space="preserve"> nó</w:t>
      </w:r>
      <w:r w:rsidRPr="00243184">
        <w:t xml:space="preserve"> tự động đồng bộ hóa dữ liệu giữa </w:t>
      </w:r>
      <w:r w:rsidR="003F5184" w:rsidRPr="00243184">
        <w:t>mô hình</w:t>
      </w:r>
      <w:r w:rsidRPr="00243184">
        <w:t xml:space="preserve"> và </w:t>
      </w:r>
      <w:r w:rsidR="003F5184" w:rsidRPr="00243184">
        <w:t xml:space="preserve"> khung nhìn</w:t>
      </w:r>
      <w:r w:rsidRPr="00243184">
        <w:t>. Khi dữ liệu thay đổi</w:t>
      </w:r>
      <w:r w:rsidR="007C27F5">
        <w:t xml:space="preserve"> thì</w:t>
      </w:r>
      <w:r w:rsidRPr="00243184">
        <w:t xml:space="preserve"> giao diện người dùng cũng tự động được cập nhật.</w:t>
      </w:r>
    </w:p>
    <w:p w14:paraId="577935B4" w14:textId="77777777" w:rsidR="00673DCB" w:rsidRDefault="00673DCB" w:rsidP="00673DCB">
      <w:pPr>
        <w:pStyle w:val="ND"/>
        <w:rPr>
          <w:b/>
          <w:bCs w:val="0"/>
        </w:rPr>
      </w:pPr>
      <w:r w:rsidRPr="00673DCB">
        <w:rPr>
          <w:b/>
          <w:bCs w:val="0"/>
        </w:rPr>
        <w:t>Data Model</w:t>
      </w:r>
    </w:p>
    <w:p w14:paraId="600E1DAB" w14:textId="77777777" w:rsidR="003F5184" w:rsidRDefault="003F5184" w:rsidP="00673DCB">
      <w:pPr>
        <w:pStyle w:val="ND"/>
      </w:pPr>
      <w:r w:rsidRPr="00243184">
        <w:t>Các ứng dụng AngularJS thường có mô hình dữ liệu</w:t>
      </w:r>
      <w:r w:rsidR="00E05329">
        <w:t>, m</w:t>
      </w:r>
      <w:r w:rsidRPr="00243184">
        <w:t>ô hình dữ liệu là tập hợp dữ liệu có sẵn cho ứng dụng.</w:t>
      </w:r>
    </w:p>
    <w:p w14:paraId="18951CD0" w14:textId="77777777" w:rsidR="00A96EE5" w:rsidRPr="00673DCB" w:rsidRDefault="00A96EE5" w:rsidP="00673DCB">
      <w:pPr>
        <w:pStyle w:val="ND"/>
        <w:rPr>
          <w:b/>
          <w:bCs w:val="0"/>
        </w:rPr>
      </w:pPr>
      <w:r>
        <w:t>Ví dụ:</w:t>
      </w:r>
    </w:p>
    <w:p w14:paraId="2B7F1C6C" w14:textId="77777777" w:rsidR="00BB0F19" w:rsidRPr="00E25E7E" w:rsidRDefault="00BB0F19" w:rsidP="00E25E7E">
      <w:pPr>
        <w:pStyle w:val="manguon"/>
      </w:pPr>
      <w:r w:rsidRPr="00E25E7E">
        <w:rPr>
          <w:rStyle w:val="jskeywordcolor"/>
          <w:rFonts w:eastAsia="SimSun"/>
        </w:rPr>
        <w:t>var</w:t>
      </w:r>
      <w:r w:rsidRPr="00E25E7E">
        <w:t> app = angular.</w:t>
      </w:r>
      <w:r w:rsidRPr="00E25E7E">
        <w:rPr>
          <w:rStyle w:val="jspropertycolor"/>
          <w:rFonts w:eastAsia="SimSun"/>
        </w:rPr>
        <w:t>module</w:t>
      </w:r>
      <w:r w:rsidRPr="00E25E7E">
        <w:t>(</w:t>
      </w:r>
      <w:r w:rsidRPr="00E25E7E">
        <w:rPr>
          <w:rStyle w:val="jsstringcolor"/>
          <w:rFonts w:eastAsia="SimSun"/>
        </w:rPr>
        <w:t>'myApp'</w:t>
      </w:r>
      <w:r w:rsidRPr="00E25E7E">
        <w:t>, []);</w:t>
      </w:r>
      <w:r w:rsidRPr="00E25E7E">
        <w:br/>
        <w:t>app.</w:t>
      </w:r>
      <w:r w:rsidRPr="00E25E7E">
        <w:rPr>
          <w:rStyle w:val="jspropertycolor"/>
          <w:rFonts w:eastAsia="SimSun"/>
        </w:rPr>
        <w:t>controller</w:t>
      </w:r>
      <w:r w:rsidRPr="00E25E7E">
        <w:t>(</w:t>
      </w:r>
      <w:r w:rsidRPr="00E25E7E">
        <w:rPr>
          <w:rStyle w:val="jsstringcolor"/>
          <w:rFonts w:eastAsia="SimSun"/>
        </w:rPr>
        <w:t>'myCtrl'</w:t>
      </w:r>
      <w:r w:rsidRPr="00E25E7E">
        <w:t>, </w:t>
      </w:r>
      <w:r w:rsidRPr="00E25E7E">
        <w:rPr>
          <w:rStyle w:val="jskeywordcolor"/>
          <w:rFonts w:eastAsia="SimSun"/>
        </w:rPr>
        <w:t>function</w:t>
      </w:r>
      <w:r w:rsidRPr="00E25E7E">
        <w:t>($scope) {</w:t>
      </w:r>
      <w:r w:rsidRPr="00E25E7E">
        <w:br/>
      </w:r>
      <w:r w:rsidRPr="00E25E7E">
        <w:lastRenderedPageBreak/>
        <w:t>  $scope.</w:t>
      </w:r>
      <w:r w:rsidRPr="00E25E7E">
        <w:rPr>
          <w:rStyle w:val="jspropertycolor"/>
          <w:rFonts w:eastAsia="SimSun"/>
        </w:rPr>
        <w:t>firstname</w:t>
      </w:r>
      <w:r w:rsidRPr="00E25E7E">
        <w:t> = </w:t>
      </w:r>
      <w:r w:rsidRPr="00E25E7E">
        <w:rPr>
          <w:rStyle w:val="jsstringcolor"/>
          <w:rFonts w:eastAsia="SimSun"/>
        </w:rPr>
        <w:t>"</w:t>
      </w:r>
      <w:r w:rsidR="00C31896" w:rsidRPr="00E25E7E">
        <w:rPr>
          <w:rStyle w:val="jsstringcolor"/>
          <w:rFonts w:eastAsia="SimSun"/>
        </w:rPr>
        <w:t>Trung</w:t>
      </w:r>
      <w:r w:rsidRPr="00E25E7E">
        <w:rPr>
          <w:rStyle w:val="jsstringcolor"/>
          <w:rFonts w:eastAsia="SimSun"/>
        </w:rPr>
        <w:t>"</w:t>
      </w:r>
      <w:r w:rsidRPr="00E25E7E">
        <w:t>;</w:t>
      </w:r>
      <w:r w:rsidRPr="00E25E7E">
        <w:br/>
        <w:t>  $scope.</w:t>
      </w:r>
      <w:r w:rsidRPr="00E25E7E">
        <w:rPr>
          <w:rStyle w:val="jspropertycolor"/>
          <w:rFonts w:eastAsia="SimSun"/>
        </w:rPr>
        <w:t>lastname</w:t>
      </w:r>
      <w:r w:rsidRPr="00E25E7E">
        <w:t> = </w:t>
      </w:r>
      <w:r w:rsidRPr="00E25E7E">
        <w:rPr>
          <w:rStyle w:val="jsstringcolor"/>
          <w:rFonts w:eastAsia="SimSun"/>
        </w:rPr>
        <w:t>"</w:t>
      </w:r>
      <w:r w:rsidR="00C31896" w:rsidRPr="00E25E7E">
        <w:rPr>
          <w:rStyle w:val="jsstringcolor"/>
          <w:rFonts w:eastAsia="SimSun"/>
        </w:rPr>
        <w:t>Nghia</w:t>
      </w:r>
      <w:r w:rsidRPr="00E25E7E">
        <w:rPr>
          <w:rStyle w:val="jsstringcolor"/>
          <w:rFonts w:eastAsia="SimSun"/>
        </w:rPr>
        <w:t>"</w:t>
      </w:r>
      <w:r w:rsidRPr="00E25E7E">
        <w:t>;</w:t>
      </w:r>
      <w:r w:rsidRPr="00E25E7E">
        <w:br/>
        <w:t>});</w:t>
      </w:r>
    </w:p>
    <w:p w14:paraId="4672324D" w14:textId="77777777" w:rsidR="00C91C2B" w:rsidRDefault="00C91C2B" w:rsidP="00784690">
      <w:pPr>
        <w:pStyle w:val="ND"/>
      </w:pPr>
      <w:r>
        <w:t>T</w:t>
      </w:r>
      <w:r w:rsidRPr="00C91C2B">
        <w:t>rong AngularJS mô hình dữ liệu thường được sử dụng để lưu trữ và quản lý dữ liệu của ứng dụng. Trong ví dụ</w:t>
      </w:r>
      <w:r>
        <w:t xml:space="preserve"> trên,</w:t>
      </w:r>
      <w:r w:rsidRPr="00C91C2B">
        <w:t xml:space="preserve"> mô hình dữ liệu được triển khai thông qua một controller và sử dụng biến $scope để chia sẻ dữ liệu giữa controller và view.</w:t>
      </w:r>
    </w:p>
    <w:p w14:paraId="2600905C" w14:textId="77777777" w:rsidR="00196862" w:rsidRDefault="00196862" w:rsidP="00784690">
      <w:pPr>
        <w:pStyle w:val="ND"/>
      </w:pPr>
      <w:r w:rsidRPr="00196862">
        <w:rPr>
          <w:rStyle w:val="codeChar"/>
        </w:rPr>
        <w:t>angular.module('myApp', [])</w:t>
      </w:r>
      <w:r w:rsidRPr="00196862">
        <w:t>: Tạo một module có tên 'myApp'. Module này sẽ chứa tất cả các thành phần của ứng dụng như controllers, services, directives, và filters.</w:t>
      </w:r>
    </w:p>
    <w:p w14:paraId="7EAEF1D5" w14:textId="77777777" w:rsidR="00196862" w:rsidRDefault="00196862" w:rsidP="00784690">
      <w:pPr>
        <w:pStyle w:val="ND"/>
      </w:pPr>
      <w:r w:rsidRPr="00196862">
        <w:rPr>
          <w:rStyle w:val="codeChar"/>
        </w:rPr>
        <w:t>app.controller('myCtrl', function($scope) {...})</w:t>
      </w:r>
      <w:r w:rsidRPr="00196862">
        <w:t>: Tạo một controller có tên 'myCtrl' trong module 'myApp'. Controller này sử dụng biến $scope để chia sẻ dữ liệu với view liên kết với nó.</w:t>
      </w:r>
    </w:p>
    <w:p w14:paraId="18808579" w14:textId="77777777" w:rsidR="00196862" w:rsidRDefault="00196862" w:rsidP="00784690">
      <w:pPr>
        <w:pStyle w:val="ND"/>
      </w:pPr>
      <w:r w:rsidRPr="00196862">
        <w:rPr>
          <w:rStyle w:val="codeChar"/>
        </w:rPr>
        <w:t>$scope.firstname</w:t>
      </w:r>
      <w:r w:rsidRPr="00196862">
        <w:t xml:space="preserve"> </w:t>
      </w:r>
      <w:r>
        <w:t xml:space="preserve">và </w:t>
      </w:r>
      <w:r w:rsidRPr="00196862">
        <w:rPr>
          <w:rStyle w:val="codeChar"/>
        </w:rPr>
        <w:t>$scope.lastname</w:t>
      </w:r>
      <w:r w:rsidRPr="00196862">
        <w:t>: Định nghĩa một thuộc tính firstname</w:t>
      </w:r>
      <w:r>
        <w:t xml:space="preserve"> và </w:t>
      </w:r>
      <w:r w:rsidRPr="00196862">
        <w:t xml:space="preserve">lastname trên $scope và gán giá trị </w:t>
      </w:r>
      <w:r>
        <w:t>ban đầu</w:t>
      </w:r>
      <w:r w:rsidRPr="00196862">
        <w:t xml:space="preserve"> cho nó.</w:t>
      </w:r>
    </w:p>
    <w:p w14:paraId="158D27A2" w14:textId="77777777" w:rsidR="00237B6C" w:rsidRPr="00237B6C" w:rsidRDefault="00237B6C" w:rsidP="00784690">
      <w:pPr>
        <w:pStyle w:val="ND"/>
        <w:rPr>
          <w:b/>
          <w:bCs w:val="0"/>
        </w:rPr>
      </w:pPr>
      <w:r w:rsidRPr="00237B6C">
        <w:rPr>
          <w:b/>
          <w:bCs w:val="0"/>
        </w:rPr>
        <w:t>HTML view</w:t>
      </w:r>
    </w:p>
    <w:p w14:paraId="63363FED" w14:textId="77777777" w:rsidR="00590EDB" w:rsidRDefault="00590EDB" w:rsidP="00784690">
      <w:pPr>
        <w:pStyle w:val="ND"/>
      </w:pPr>
      <w:r w:rsidRPr="00784690">
        <w:t xml:space="preserve">Vùng chứa HTML nơi ứng dụng AngularJS được hiển thị được gọi là dạng xem. Chế độ xem có quyền truy cập vào mô hình và có một số cách hiển thị dữ liệu mô hình trong chế độ xem. </w:t>
      </w:r>
      <w:r w:rsidR="00237B6C">
        <w:t>C</w:t>
      </w:r>
      <w:r w:rsidRPr="00784690">
        <w:t xml:space="preserve">ó thể sử dụng </w:t>
      </w:r>
      <w:r w:rsidR="005C4C65" w:rsidRPr="005C4C65">
        <w:t>cặp ngoặc nhọn</w:t>
      </w:r>
      <w:r w:rsidR="005C4C65">
        <w:t xml:space="preserve"> </w:t>
      </w:r>
      <w:r w:rsidR="005C4C65" w:rsidRPr="005C4C65">
        <w:rPr>
          <w:rStyle w:val="codeChar"/>
        </w:rPr>
        <w:t>{{..}}</w:t>
      </w:r>
      <w:r w:rsidRPr="00784690">
        <w:t xml:space="preserve"> để liên kết Internal HTML của phần tử với thuộc tính mô hình đã chỉ định.</w:t>
      </w:r>
    </w:p>
    <w:p w14:paraId="333F4B47" w14:textId="77777777" w:rsidR="00793FA6" w:rsidRDefault="00793FA6" w:rsidP="00784690">
      <w:pPr>
        <w:pStyle w:val="ND"/>
      </w:pPr>
      <w:r>
        <w:t>Ví dụ: Chế độ xem</w:t>
      </w:r>
    </w:p>
    <w:p w14:paraId="1E37B704" w14:textId="77777777" w:rsidR="002F5E4A" w:rsidRPr="002F5E4A" w:rsidRDefault="002F5E4A" w:rsidP="002F5E4A">
      <w:pPr>
        <w:pStyle w:val="manguon"/>
      </w:pPr>
      <w:r w:rsidRPr="002F5E4A">
        <w:t>&lt;body&gt;</w:t>
      </w:r>
    </w:p>
    <w:p w14:paraId="5A74CE39" w14:textId="77777777" w:rsidR="002F5E4A" w:rsidRPr="002F5E4A" w:rsidRDefault="002F5E4A" w:rsidP="002F5E4A">
      <w:pPr>
        <w:pStyle w:val="manguon"/>
      </w:pPr>
      <w:r>
        <w:t xml:space="preserve">  </w:t>
      </w:r>
      <w:r w:rsidRPr="002F5E4A">
        <w:t>&lt;div ng-app="myApp" ng-controller="myCtrl"&gt;</w:t>
      </w:r>
    </w:p>
    <w:p w14:paraId="4E183C45" w14:textId="77777777" w:rsidR="002F5E4A" w:rsidRPr="002F5E4A" w:rsidRDefault="002F5E4A" w:rsidP="002F5E4A">
      <w:pPr>
        <w:pStyle w:val="manguon"/>
      </w:pPr>
      <w:r w:rsidRPr="002F5E4A">
        <w:t xml:space="preserve">    &lt;p&gt;First name: {{firstname}}&lt;/p&gt;</w:t>
      </w:r>
    </w:p>
    <w:p w14:paraId="12CCFB8F" w14:textId="77777777" w:rsidR="002F5E4A" w:rsidRPr="002F5E4A" w:rsidRDefault="002F5E4A" w:rsidP="002F5E4A">
      <w:pPr>
        <w:pStyle w:val="manguon"/>
      </w:pPr>
      <w:r>
        <w:t xml:space="preserve">  </w:t>
      </w:r>
      <w:r w:rsidRPr="002F5E4A">
        <w:t>&lt;/div&gt;</w:t>
      </w:r>
    </w:p>
    <w:p w14:paraId="5CDB6448" w14:textId="77777777" w:rsidR="002F5E4A" w:rsidRPr="002F5E4A" w:rsidRDefault="002F5E4A" w:rsidP="002F5E4A">
      <w:pPr>
        <w:pStyle w:val="manguon"/>
      </w:pPr>
    </w:p>
    <w:p w14:paraId="67A2F4FF" w14:textId="77777777" w:rsidR="002F5E4A" w:rsidRPr="002F5E4A" w:rsidRDefault="002F5E4A" w:rsidP="002F5E4A">
      <w:pPr>
        <w:pStyle w:val="manguon"/>
      </w:pPr>
      <w:r w:rsidRPr="002F5E4A">
        <w:t>&lt;script&gt;</w:t>
      </w:r>
    </w:p>
    <w:p w14:paraId="719DC87B" w14:textId="77777777" w:rsidR="002F5E4A" w:rsidRPr="002F5E4A" w:rsidRDefault="002F5E4A" w:rsidP="002F5E4A">
      <w:pPr>
        <w:pStyle w:val="manguon"/>
      </w:pPr>
      <w:r>
        <w:t xml:space="preserve">  </w:t>
      </w:r>
      <w:r w:rsidRPr="002F5E4A">
        <w:t>var app = angular.module('myApp', []);</w:t>
      </w:r>
    </w:p>
    <w:p w14:paraId="4D20FB76" w14:textId="77777777" w:rsidR="002F5E4A" w:rsidRPr="002F5E4A" w:rsidRDefault="002F5E4A" w:rsidP="002F5E4A">
      <w:pPr>
        <w:pStyle w:val="manguon"/>
      </w:pPr>
      <w:r>
        <w:t xml:space="preserve">  </w:t>
      </w:r>
      <w:r w:rsidRPr="002F5E4A">
        <w:t>app.controller('myCtrl', function($scope) {</w:t>
      </w:r>
    </w:p>
    <w:p w14:paraId="055BC38C" w14:textId="77777777" w:rsidR="002F5E4A" w:rsidRPr="002F5E4A" w:rsidRDefault="002F5E4A" w:rsidP="002F5E4A">
      <w:pPr>
        <w:pStyle w:val="manguon"/>
      </w:pPr>
      <w:r w:rsidRPr="002F5E4A">
        <w:t xml:space="preserve">    $scope.firstname = "</w:t>
      </w:r>
      <w:r w:rsidR="00B17FD5">
        <w:t>Trung</w:t>
      </w:r>
      <w:r w:rsidRPr="002F5E4A">
        <w:t>";</w:t>
      </w:r>
    </w:p>
    <w:p w14:paraId="2C6997FE" w14:textId="77777777" w:rsidR="002F5E4A" w:rsidRPr="002F5E4A" w:rsidRDefault="002F5E4A" w:rsidP="002F5E4A">
      <w:pPr>
        <w:pStyle w:val="manguon"/>
      </w:pPr>
      <w:r w:rsidRPr="002F5E4A">
        <w:t xml:space="preserve">    $scope.lastname = "</w:t>
      </w:r>
      <w:r w:rsidR="00B17FD5">
        <w:t>Nghia</w:t>
      </w:r>
      <w:r w:rsidRPr="002F5E4A">
        <w:t xml:space="preserve">";    </w:t>
      </w:r>
    </w:p>
    <w:p w14:paraId="69F8C5B6" w14:textId="77777777" w:rsidR="002F5E4A" w:rsidRPr="002F5E4A" w:rsidRDefault="002F5E4A" w:rsidP="002F5E4A">
      <w:pPr>
        <w:pStyle w:val="manguon"/>
      </w:pPr>
      <w:r>
        <w:t xml:space="preserve">  </w:t>
      </w:r>
      <w:r w:rsidRPr="002F5E4A">
        <w:t>});</w:t>
      </w:r>
    </w:p>
    <w:p w14:paraId="07C5BA2D" w14:textId="77777777" w:rsidR="002F5E4A" w:rsidRPr="002F5E4A" w:rsidRDefault="002F5E4A" w:rsidP="002F5E4A">
      <w:pPr>
        <w:pStyle w:val="manguon"/>
      </w:pPr>
      <w:r w:rsidRPr="002F5E4A">
        <w:t>&lt;/script&gt;</w:t>
      </w:r>
    </w:p>
    <w:p w14:paraId="478408C5" w14:textId="77777777" w:rsidR="005C4C65" w:rsidRPr="002F5E4A" w:rsidRDefault="002F5E4A" w:rsidP="002F5E4A">
      <w:pPr>
        <w:pStyle w:val="manguon"/>
      </w:pPr>
      <w:r w:rsidRPr="002F5E4A">
        <w:t>&lt;/body&gt;</w:t>
      </w:r>
    </w:p>
    <w:p w14:paraId="2F513ECA" w14:textId="77777777" w:rsidR="004E4DE4" w:rsidRPr="004E4DE4" w:rsidRDefault="004E4DE4" w:rsidP="004E4DE4">
      <w:pPr>
        <w:pStyle w:val="ND"/>
      </w:pPr>
      <w:r w:rsidRPr="004E4DE4">
        <w:lastRenderedPageBreak/>
        <w:t>Kết quả hiện thị ra màn hình là</w:t>
      </w:r>
    </w:p>
    <w:p w14:paraId="5AE2A153" w14:textId="77777777" w:rsidR="004E4DE4" w:rsidRDefault="004E4DE4" w:rsidP="004E4DE4">
      <w:pPr>
        <w:pStyle w:val="manguon"/>
        <w:rPr>
          <w:b/>
          <w:bCs/>
        </w:rPr>
      </w:pPr>
      <w:r>
        <w:t>First name: Trung</w:t>
      </w:r>
    </w:p>
    <w:p w14:paraId="4353D41B" w14:textId="77777777" w:rsidR="004E4DE4" w:rsidRDefault="004E4DE4" w:rsidP="004E4DE4">
      <w:pPr>
        <w:pStyle w:val="ND"/>
        <w:rPr>
          <w:rStyle w:val="codeChar"/>
        </w:rPr>
      </w:pPr>
      <w:r>
        <w:rPr>
          <w:b/>
          <w:bCs w:val="0"/>
        </w:rPr>
        <w:t xml:space="preserve">Chỉ thị </w:t>
      </w:r>
      <w:r w:rsidRPr="004E4DE4">
        <w:rPr>
          <w:rStyle w:val="codeChar"/>
        </w:rPr>
        <w:t>ng-model</w:t>
      </w:r>
    </w:p>
    <w:p w14:paraId="01FCD951" w14:textId="77777777" w:rsidR="004E4DE4" w:rsidRPr="004E4DE4" w:rsidRDefault="004E4DE4" w:rsidP="004E4DE4">
      <w:pPr>
        <w:pStyle w:val="ND"/>
        <w:rPr>
          <w:rStyle w:val="codeChar"/>
          <w:rFonts w:ascii="Times New Roman" w:hAnsi="Times New Roman"/>
          <w:b w:val="0"/>
          <w:bCs/>
          <w:sz w:val="26"/>
        </w:rPr>
      </w:pPr>
      <w:r w:rsidRPr="004E4DE4">
        <w:rPr>
          <w:rStyle w:val="codeChar"/>
          <w:rFonts w:ascii="Times New Roman" w:hAnsi="Times New Roman"/>
          <w:b w:val="0"/>
          <w:bCs/>
          <w:sz w:val="26"/>
        </w:rPr>
        <w:t xml:space="preserve">Sử dụng </w:t>
      </w:r>
      <w:r w:rsidRPr="004E4DE4">
        <w:rPr>
          <w:rStyle w:val="codeChar"/>
        </w:rPr>
        <w:t>ng-model</w:t>
      </w:r>
      <w:r w:rsidRPr="004E4DE4">
        <w:rPr>
          <w:rStyle w:val="codeChar"/>
          <w:rFonts w:ascii="Times New Roman" w:hAnsi="Times New Roman"/>
          <w:b w:val="0"/>
          <w:bCs/>
          <w:sz w:val="26"/>
        </w:rPr>
        <w:t xml:space="preserve"> để liên kết dữ liệu từ mô hình với chế độ xem</w:t>
      </w:r>
      <w:r>
        <w:rPr>
          <w:rStyle w:val="codeChar"/>
          <w:rFonts w:ascii="Times New Roman" w:hAnsi="Times New Roman"/>
          <w:b w:val="0"/>
          <w:bCs/>
          <w:sz w:val="26"/>
        </w:rPr>
        <w:t>.</w:t>
      </w:r>
    </w:p>
    <w:p w14:paraId="5C29B32B" w14:textId="77777777" w:rsidR="004E4DE4" w:rsidRPr="00F30757" w:rsidRDefault="00F30757" w:rsidP="00F30757">
      <w:pPr>
        <w:pStyle w:val="ND"/>
      </w:pPr>
      <w:r w:rsidRPr="00F30757">
        <w:t>Ví dụ:</w:t>
      </w:r>
      <w:r w:rsidR="00ED05A0">
        <w:t xml:space="preserve"> Liên kết mô hình với chế độ xem</w:t>
      </w:r>
    </w:p>
    <w:p w14:paraId="46CB620C" w14:textId="77777777" w:rsidR="006879F6" w:rsidRPr="002F5E4A" w:rsidRDefault="006879F6" w:rsidP="006879F6">
      <w:pPr>
        <w:pStyle w:val="manguon"/>
      </w:pPr>
      <w:r w:rsidRPr="002F5E4A">
        <w:t>&lt;body&gt;</w:t>
      </w:r>
    </w:p>
    <w:p w14:paraId="037D46A5" w14:textId="77777777" w:rsidR="006879F6" w:rsidRPr="002F5E4A" w:rsidRDefault="006879F6" w:rsidP="006879F6">
      <w:pPr>
        <w:pStyle w:val="manguon"/>
      </w:pPr>
      <w:r>
        <w:t xml:space="preserve">  </w:t>
      </w:r>
      <w:r w:rsidRPr="002F5E4A">
        <w:t>&lt;div ng-app="myApp" ng-controller="myCtrl"&gt;</w:t>
      </w:r>
    </w:p>
    <w:p w14:paraId="780BEB13" w14:textId="77777777" w:rsidR="006879F6" w:rsidRPr="002F5E4A" w:rsidRDefault="006879F6" w:rsidP="006879F6">
      <w:pPr>
        <w:pStyle w:val="manguon"/>
      </w:pPr>
      <w:r w:rsidRPr="002F5E4A">
        <w:t xml:space="preserve">    &lt;p&gt;First name: {{firstname}}&lt;/p&gt;</w:t>
      </w:r>
    </w:p>
    <w:p w14:paraId="7C462E83" w14:textId="77777777" w:rsidR="006879F6" w:rsidRPr="002F5E4A" w:rsidRDefault="006879F6" w:rsidP="006879F6">
      <w:pPr>
        <w:pStyle w:val="manguon"/>
      </w:pPr>
      <w:r>
        <w:t xml:space="preserve">  </w:t>
      </w:r>
      <w:r w:rsidRPr="002F5E4A">
        <w:t>&lt;/div&gt;</w:t>
      </w:r>
    </w:p>
    <w:p w14:paraId="2B73461C" w14:textId="77777777" w:rsidR="006879F6" w:rsidRPr="002F5E4A" w:rsidRDefault="006879F6" w:rsidP="006879F6">
      <w:pPr>
        <w:pStyle w:val="manguon"/>
      </w:pPr>
    </w:p>
    <w:p w14:paraId="00557705" w14:textId="77777777" w:rsidR="006879F6" w:rsidRPr="002F5E4A" w:rsidRDefault="006879F6" w:rsidP="006879F6">
      <w:pPr>
        <w:pStyle w:val="manguon"/>
      </w:pPr>
      <w:r w:rsidRPr="002F5E4A">
        <w:t>&lt;script&gt;</w:t>
      </w:r>
    </w:p>
    <w:p w14:paraId="69C39BEF" w14:textId="77777777" w:rsidR="006879F6" w:rsidRPr="002F5E4A" w:rsidRDefault="006879F6" w:rsidP="006879F6">
      <w:pPr>
        <w:pStyle w:val="manguon"/>
      </w:pPr>
      <w:r>
        <w:t xml:space="preserve">  </w:t>
      </w:r>
      <w:r w:rsidRPr="002F5E4A">
        <w:t>var app = angular.module('myApp', []);</w:t>
      </w:r>
    </w:p>
    <w:p w14:paraId="1042049C" w14:textId="77777777" w:rsidR="006879F6" w:rsidRPr="002F5E4A" w:rsidRDefault="006879F6" w:rsidP="006879F6">
      <w:pPr>
        <w:pStyle w:val="manguon"/>
      </w:pPr>
      <w:r>
        <w:t xml:space="preserve">  </w:t>
      </w:r>
      <w:r w:rsidRPr="002F5E4A">
        <w:t>app.controller('myCtrl', function($scope) {</w:t>
      </w:r>
    </w:p>
    <w:p w14:paraId="4FB77BEF" w14:textId="77777777" w:rsidR="006879F6" w:rsidRPr="002F5E4A" w:rsidRDefault="006879F6" w:rsidP="006879F6">
      <w:pPr>
        <w:pStyle w:val="manguon"/>
      </w:pPr>
      <w:r w:rsidRPr="002F5E4A">
        <w:t xml:space="preserve">    $scope.firstname = "</w:t>
      </w:r>
      <w:r>
        <w:t>Trung</w:t>
      </w:r>
      <w:r w:rsidRPr="002F5E4A">
        <w:t>";</w:t>
      </w:r>
    </w:p>
    <w:p w14:paraId="4D1A608E" w14:textId="77777777" w:rsidR="006879F6" w:rsidRPr="002F5E4A" w:rsidRDefault="006879F6" w:rsidP="006879F6">
      <w:pPr>
        <w:pStyle w:val="manguon"/>
      </w:pPr>
      <w:r w:rsidRPr="002F5E4A">
        <w:t xml:space="preserve">    $scope.lastname = "</w:t>
      </w:r>
      <w:r>
        <w:t>Nghia</w:t>
      </w:r>
      <w:r w:rsidRPr="002F5E4A">
        <w:t xml:space="preserve">";    </w:t>
      </w:r>
    </w:p>
    <w:p w14:paraId="07F71489" w14:textId="77777777" w:rsidR="006879F6" w:rsidRPr="002F5E4A" w:rsidRDefault="006879F6" w:rsidP="006879F6">
      <w:pPr>
        <w:pStyle w:val="manguon"/>
      </w:pPr>
      <w:r>
        <w:t xml:space="preserve">  </w:t>
      </w:r>
      <w:r w:rsidRPr="002F5E4A">
        <w:t>});</w:t>
      </w:r>
    </w:p>
    <w:p w14:paraId="2CDB834B" w14:textId="77777777" w:rsidR="006879F6" w:rsidRPr="002F5E4A" w:rsidRDefault="006879F6" w:rsidP="006879F6">
      <w:pPr>
        <w:pStyle w:val="manguon"/>
      </w:pPr>
      <w:r w:rsidRPr="002F5E4A">
        <w:t>&lt;/script&gt;</w:t>
      </w:r>
    </w:p>
    <w:p w14:paraId="7C489E92" w14:textId="77777777" w:rsidR="006879F6" w:rsidRPr="002F5E4A" w:rsidRDefault="006879F6" w:rsidP="006879F6">
      <w:pPr>
        <w:pStyle w:val="manguon"/>
      </w:pPr>
      <w:r w:rsidRPr="002F5E4A">
        <w:t>&lt;/body&gt;</w:t>
      </w:r>
    </w:p>
    <w:p w14:paraId="08F84E70" w14:textId="77777777" w:rsidR="006879F6" w:rsidRDefault="006879F6" w:rsidP="00AE6F8A">
      <w:pPr>
        <w:pStyle w:val="ND"/>
      </w:pPr>
      <w:r>
        <w:t>Kết quả sau khi chạy chương trình là.</w:t>
      </w:r>
    </w:p>
    <w:p w14:paraId="38E5DADB" w14:textId="77777777" w:rsidR="006879F6" w:rsidRDefault="006879F6" w:rsidP="006879F6">
      <w:pPr>
        <w:pStyle w:val="manguon"/>
      </w:pPr>
      <w:r>
        <w:t>First name: Trung</w:t>
      </w:r>
    </w:p>
    <w:p w14:paraId="6509D7ED" w14:textId="77777777" w:rsidR="00AE6F8A" w:rsidRPr="00F75FDD" w:rsidRDefault="00FE4D07" w:rsidP="00AE6F8A">
      <w:pPr>
        <w:pStyle w:val="ND"/>
      </w:pPr>
      <w:r w:rsidRPr="00F75FDD">
        <w:t xml:space="preserve">Ở ví dụ trên thì </w:t>
      </w:r>
      <w:r w:rsidRPr="00F75FDD">
        <w:rPr>
          <w:rStyle w:val="codeChar"/>
        </w:rPr>
        <w:t>ng-model</w:t>
      </w:r>
      <w:r w:rsidRPr="00F75FDD">
        <w:t xml:space="preserve"> đóng vai trò là trung gian để kết nối module với chế độ xem hi</w:t>
      </w:r>
      <w:r w:rsidR="00F75FDD">
        <w:t>ển thị</w:t>
      </w:r>
      <w:r w:rsidRPr="00F75FDD">
        <w:t xml:space="preserve"> ra màn hình</w:t>
      </w:r>
      <w:r w:rsidR="005727C4">
        <w:t xml:space="preserve"> thông qua </w:t>
      </w:r>
      <w:r w:rsidR="005727C4" w:rsidRPr="005727C4">
        <w:rPr>
          <w:rStyle w:val="codeChar"/>
        </w:rPr>
        <w:t>"firstname"</w:t>
      </w:r>
      <w:r w:rsidR="005727C4">
        <w:t xml:space="preserve"> .</w:t>
      </w:r>
    </w:p>
    <w:p w14:paraId="45AD8D2B" w14:textId="77777777" w:rsidR="001A39A4" w:rsidRPr="004E4DE4" w:rsidRDefault="001A39A4" w:rsidP="00AE6F8A">
      <w:pPr>
        <w:pStyle w:val="Heading3"/>
      </w:pPr>
      <w:bookmarkStart w:id="9" w:name="_Toc152895921"/>
      <w:r w:rsidRPr="004E4DE4">
        <w:t>AngularJS Controllers</w:t>
      </w:r>
      <w:bookmarkEnd w:id="9"/>
    </w:p>
    <w:p w14:paraId="2E0D7DF1" w14:textId="77777777" w:rsidR="001A39A4" w:rsidRDefault="001A39A4" w:rsidP="00784690">
      <w:pPr>
        <w:pStyle w:val="ND"/>
      </w:pPr>
      <w:r w:rsidRPr="00784690">
        <w:t>Controller là bộ điều khiển trong mô hình MVC của AngularJS. Nó quản lý logic ứng dụng, xử lý sự kiện từ giao diện và cập nhật mô hình.</w:t>
      </w:r>
    </w:p>
    <w:p w14:paraId="56A55FCA" w14:textId="77777777" w:rsidR="00E75C2E" w:rsidRPr="00784690" w:rsidRDefault="00E75C2E" w:rsidP="00784690">
      <w:pPr>
        <w:pStyle w:val="ND"/>
      </w:pPr>
      <w:r w:rsidRPr="00E75C2E">
        <w:t>Các ứng dụng AngularJS được điều khiển bởi bộ điều khiển.</w:t>
      </w:r>
      <w:r>
        <w:t xml:space="preserve"> </w:t>
      </w:r>
      <w:r w:rsidRPr="00E75C2E">
        <w:t xml:space="preserve">Lệnh </w:t>
      </w:r>
      <w:r w:rsidRPr="005435C5">
        <w:rPr>
          <w:rStyle w:val="codeChar"/>
        </w:rPr>
        <w:t>ng-controller</w:t>
      </w:r>
      <w:r w:rsidRPr="00E75C2E">
        <w:t xml:space="preserve"> </w:t>
      </w:r>
      <w:r>
        <w:t xml:space="preserve">giúp </w:t>
      </w:r>
      <w:r w:rsidRPr="00E75C2E">
        <w:t>xác định bộ điều khiển</w:t>
      </w:r>
      <w:r>
        <w:t xml:space="preserve"> của</w:t>
      </w:r>
      <w:r w:rsidRPr="00E75C2E">
        <w:t xml:space="preserve"> ứng dụng.</w:t>
      </w:r>
    </w:p>
    <w:p w14:paraId="2158AF09" w14:textId="77777777" w:rsidR="001A39A4" w:rsidRDefault="001A39A4" w:rsidP="00784690">
      <w:pPr>
        <w:pStyle w:val="ND"/>
      </w:pPr>
      <w:r w:rsidRPr="00784690">
        <w:t>Thêm bộ điều khiển vào ứng dụng bằng</w:t>
      </w:r>
      <w:r w:rsidR="000A68B7">
        <w:t xml:space="preserve"> lệnh</w:t>
      </w:r>
      <w:r w:rsidRPr="00784690">
        <w:t xml:space="preserve"> </w:t>
      </w:r>
      <w:r w:rsidRPr="004B723F">
        <w:rPr>
          <w:rStyle w:val="codeChar"/>
        </w:rPr>
        <w:t>ng-controller</w:t>
      </w:r>
      <w:r w:rsidR="000A68B7">
        <w:t xml:space="preserve"> </w:t>
      </w:r>
      <w:r w:rsidRPr="00784690">
        <w:t>.</w:t>
      </w:r>
    </w:p>
    <w:p w14:paraId="623FC043" w14:textId="77777777" w:rsidR="004A4F97" w:rsidRPr="00784690" w:rsidRDefault="004A4F97" w:rsidP="004A4F97">
      <w:pPr>
        <w:pStyle w:val="ND"/>
      </w:pPr>
      <w:r>
        <w:t>Ví dụ:</w:t>
      </w:r>
    </w:p>
    <w:p w14:paraId="42BFBBEE" w14:textId="77777777" w:rsidR="00784690" w:rsidRPr="004B723F" w:rsidRDefault="004B723F" w:rsidP="004B723F">
      <w:pPr>
        <w:pStyle w:val="manguon"/>
      </w:pPr>
      <w:r w:rsidRPr="004B723F">
        <w:rPr>
          <w:rStyle w:val="tagcolor"/>
        </w:rPr>
        <w:t>&lt;</w:t>
      </w:r>
      <w:r w:rsidRPr="004B723F">
        <w:rPr>
          <w:rStyle w:val="tagnamecolor"/>
        </w:rPr>
        <w:t>div</w:t>
      </w:r>
      <w:r w:rsidRPr="004B723F">
        <w:rPr>
          <w:rStyle w:val="attributecolor"/>
        </w:rPr>
        <w:t> ng-app</w:t>
      </w:r>
      <w:r w:rsidRPr="004B723F">
        <w:rPr>
          <w:rStyle w:val="attributevaluecolor"/>
        </w:rPr>
        <w:t>="myApp"</w:t>
      </w:r>
      <w:r w:rsidRPr="004B723F">
        <w:rPr>
          <w:rStyle w:val="attributecolor"/>
        </w:rPr>
        <w:t> ng-controller</w:t>
      </w:r>
      <w:r w:rsidRPr="004B723F">
        <w:rPr>
          <w:rStyle w:val="attributevaluecolor"/>
        </w:rPr>
        <w:t>="myCtrl"</w:t>
      </w:r>
      <w:r w:rsidRPr="004B723F">
        <w:rPr>
          <w:rStyle w:val="tagcolor"/>
        </w:rPr>
        <w:t>&gt;</w:t>
      </w:r>
      <w:r w:rsidRPr="004B723F">
        <w:br/>
      </w:r>
      <w:r>
        <w:t xml:space="preserve">  </w:t>
      </w:r>
      <w:r w:rsidRPr="004B723F">
        <w:t>First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="firstName"</w:t>
      </w:r>
      <w:r w:rsidRPr="004B723F">
        <w:rPr>
          <w:rStyle w:val="tagcolor"/>
        </w:rPr>
        <w:t>&gt;&lt;</w:t>
      </w:r>
      <w:r w:rsidRPr="004B723F">
        <w:rPr>
          <w:rStyle w:val="tagnamecolor"/>
        </w:rPr>
        <w:t>br</w:t>
      </w:r>
      <w:r w:rsidRPr="004B723F">
        <w:rPr>
          <w:rStyle w:val="tagcolor"/>
        </w:rPr>
        <w:t>&gt;</w:t>
      </w:r>
      <w:r w:rsidRPr="004B723F">
        <w:br/>
      </w:r>
      <w:r>
        <w:t xml:space="preserve">  </w:t>
      </w:r>
      <w:r w:rsidRPr="004B723F">
        <w:t>Last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="lastName"</w:t>
      </w:r>
      <w:r w:rsidRPr="004B723F">
        <w:rPr>
          <w:rStyle w:val="tagcolor"/>
        </w:rPr>
        <w:t>&gt;&lt;</w:t>
      </w:r>
      <w:r w:rsidRPr="004B723F">
        <w:rPr>
          <w:rStyle w:val="tagnamecolor"/>
        </w:rPr>
        <w:t>br</w:t>
      </w:r>
      <w:r w:rsidRPr="004B723F">
        <w:rPr>
          <w:rStyle w:val="tagcolor"/>
        </w:rPr>
        <w:t>&gt;</w:t>
      </w:r>
      <w:r w:rsidRPr="004B723F">
        <w:br/>
      </w:r>
      <w:r>
        <w:t xml:space="preserve">  </w:t>
      </w:r>
      <w:r w:rsidRPr="004B723F">
        <w:t>Full Name: </w:t>
      </w:r>
      <w:r w:rsidRPr="004B723F">
        <w:rPr>
          <w:rStyle w:val="angularstatementcolor"/>
        </w:rPr>
        <w:t>{{firstName + " " + lastName}}</w:t>
      </w:r>
      <w:r w:rsidRPr="004B723F">
        <w:br/>
      </w:r>
      <w:r w:rsidRPr="004B723F">
        <w:rPr>
          <w:rStyle w:val="tagcolor"/>
        </w:rPr>
        <w:lastRenderedPageBreak/>
        <w:t>&lt;</w:t>
      </w:r>
      <w:r w:rsidRPr="004B723F">
        <w:rPr>
          <w:rStyle w:val="tagnamecolor"/>
        </w:rPr>
        <w:t>/div</w:t>
      </w:r>
      <w:r w:rsidRPr="004B723F">
        <w:rPr>
          <w:rStyle w:val="tagcolor"/>
        </w:rPr>
        <w:t>&gt;</w:t>
      </w:r>
      <w:r w:rsidRPr="004B723F">
        <w:br/>
      </w:r>
      <w:r w:rsidRPr="004B723F">
        <w:br/>
      </w:r>
      <w:r w:rsidRPr="004B723F">
        <w:rPr>
          <w:rStyle w:val="tagcolor"/>
        </w:rPr>
        <w:t>&lt;</w:t>
      </w:r>
      <w:r w:rsidRPr="004B723F">
        <w:rPr>
          <w:rStyle w:val="tagnamecolor"/>
        </w:rPr>
        <w:t>script</w:t>
      </w:r>
      <w:r w:rsidRPr="004B723F">
        <w:rPr>
          <w:rStyle w:val="tagcolor"/>
        </w:rPr>
        <w:t>&gt;</w:t>
      </w:r>
      <w:r w:rsidRPr="004B723F">
        <w:br/>
      </w:r>
      <w:r>
        <w:rPr>
          <w:rStyle w:val="jskeywordcolor"/>
        </w:rPr>
        <w:t xml:space="preserve">  </w:t>
      </w:r>
      <w:r w:rsidRPr="004B723F">
        <w:rPr>
          <w:rStyle w:val="jskeywordcolor"/>
        </w:rPr>
        <w:t>var</w:t>
      </w:r>
      <w:r w:rsidRPr="004B723F">
        <w:rPr>
          <w:rStyle w:val="jscolor"/>
        </w:rPr>
        <w:t> app = angular.</w:t>
      </w:r>
      <w:r w:rsidRPr="004B723F">
        <w:rPr>
          <w:rStyle w:val="jspropertycolor"/>
          <w:rFonts w:eastAsia="SimSun"/>
        </w:rPr>
        <w:t>module</w:t>
      </w:r>
      <w:r w:rsidRPr="004B723F">
        <w:rPr>
          <w:rStyle w:val="jscolor"/>
        </w:rPr>
        <w:t>(</w:t>
      </w:r>
      <w:r w:rsidRPr="004B723F">
        <w:rPr>
          <w:rStyle w:val="jsstringcolor"/>
          <w:rFonts w:eastAsia="SimSun"/>
        </w:rPr>
        <w:t>'myApp'</w:t>
      </w:r>
      <w:r w:rsidRPr="004B723F">
        <w:rPr>
          <w:rStyle w:val="jscolor"/>
        </w:rPr>
        <w:t>, []);</w:t>
      </w:r>
      <w:r w:rsidRPr="004B723F">
        <w:br/>
      </w:r>
      <w:r>
        <w:rPr>
          <w:rStyle w:val="jscolor"/>
        </w:rPr>
        <w:t xml:space="preserve">  </w:t>
      </w:r>
      <w:r w:rsidRPr="004B723F">
        <w:rPr>
          <w:rStyle w:val="jscolor"/>
        </w:rPr>
        <w:t>app.</w:t>
      </w:r>
      <w:r w:rsidRPr="004B723F">
        <w:rPr>
          <w:rStyle w:val="jspropertycolor"/>
          <w:rFonts w:eastAsia="SimSun"/>
        </w:rPr>
        <w:t>controller</w:t>
      </w:r>
      <w:r w:rsidRPr="004B723F">
        <w:rPr>
          <w:rStyle w:val="jscolor"/>
        </w:rPr>
        <w:t>(</w:t>
      </w:r>
      <w:r w:rsidRPr="004B723F">
        <w:rPr>
          <w:rStyle w:val="jsstringcolor"/>
          <w:rFonts w:eastAsia="SimSun"/>
        </w:rPr>
        <w:t>'myCtrl'</w:t>
      </w:r>
      <w:r w:rsidRPr="004B723F">
        <w:rPr>
          <w:rStyle w:val="jscolor"/>
        </w:rPr>
        <w:t>, </w:t>
      </w:r>
      <w:r w:rsidRPr="004B723F">
        <w:rPr>
          <w:rStyle w:val="jskeywordcolor"/>
        </w:rPr>
        <w:t>function</w:t>
      </w:r>
      <w:r w:rsidRPr="004B723F">
        <w:rPr>
          <w:rStyle w:val="jscolor"/>
        </w:rPr>
        <w:t>($scope) {</w:t>
      </w:r>
      <w:r w:rsidRPr="004B723F">
        <w:br/>
      </w:r>
      <w:r w:rsidRPr="004B723F">
        <w:rPr>
          <w:rStyle w:val="jscolor"/>
        </w:rPr>
        <w:t> </w:t>
      </w:r>
      <w:r>
        <w:rPr>
          <w:rStyle w:val="jscolor"/>
        </w:rPr>
        <w:t xml:space="preserve">  </w:t>
      </w:r>
      <w:r w:rsidRPr="004B723F">
        <w:rPr>
          <w:rStyle w:val="jscolor"/>
        </w:rPr>
        <w:t xml:space="preserve"> $scope.</w:t>
      </w:r>
      <w:r w:rsidRPr="004B723F">
        <w:rPr>
          <w:rStyle w:val="jspropertycolor"/>
          <w:rFonts w:eastAsia="SimSun"/>
        </w:rPr>
        <w:t>firstName</w:t>
      </w:r>
      <w:r w:rsidRPr="004B723F">
        <w:rPr>
          <w:rStyle w:val="jscolor"/>
        </w:rPr>
        <w:t> = </w:t>
      </w:r>
      <w:r w:rsidRPr="004B723F">
        <w:rPr>
          <w:rStyle w:val="jsstringcolor"/>
          <w:rFonts w:eastAsia="SimSun"/>
        </w:rPr>
        <w:t>"</w:t>
      </w:r>
      <w:r w:rsidR="006E04FC">
        <w:rPr>
          <w:rStyle w:val="jsstringcolor"/>
          <w:rFonts w:eastAsia="SimSun"/>
        </w:rPr>
        <w:t>Trung</w:t>
      </w:r>
      <w:r w:rsidRPr="004B723F">
        <w:rPr>
          <w:rStyle w:val="jsstringcolor"/>
          <w:rFonts w:eastAsia="SimSun"/>
        </w:rPr>
        <w:t>"</w:t>
      </w:r>
      <w:r w:rsidRPr="004B723F">
        <w:rPr>
          <w:rStyle w:val="jscolor"/>
        </w:rPr>
        <w:t>;</w:t>
      </w:r>
      <w:r w:rsidRPr="004B723F">
        <w:br/>
      </w:r>
      <w:r w:rsidRPr="004B723F">
        <w:rPr>
          <w:rStyle w:val="jscolor"/>
        </w:rPr>
        <w:t> </w:t>
      </w:r>
      <w:r>
        <w:rPr>
          <w:rStyle w:val="jscolor"/>
        </w:rPr>
        <w:t xml:space="preserve">  </w:t>
      </w:r>
      <w:r w:rsidRPr="004B723F">
        <w:rPr>
          <w:rStyle w:val="jscolor"/>
        </w:rPr>
        <w:t> $scope.</w:t>
      </w:r>
      <w:r w:rsidRPr="004B723F">
        <w:rPr>
          <w:rStyle w:val="jspropertycolor"/>
          <w:rFonts w:eastAsia="SimSun"/>
        </w:rPr>
        <w:t>lastName</w:t>
      </w:r>
      <w:r w:rsidRPr="004B723F">
        <w:rPr>
          <w:rStyle w:val="jscolor"/>
        </w:rPr>
        <w:t> = </w:t>
      </w:r>
      <w:r w:rsidRPr="004B723F">
        <w:rPr>
          <w:rStyle w:val="jsstringcolor"/>
          <w:rFonts w:eastAsia="SimSun"/>
        </w:rPr>
        <w:t>"</w:t>
      </w:r>
      <w:r w:rsidR="006E04FC">
        <w:rPr>
          <w:rStyle w:val="jsstringcolor"/>
          <w:rFonts w:eastAsia="SimSun"/>
        </w:rPr>
        <w:t>Nghia</w:t>
      </w:r>
      <w:r w:rsidRPr="004B723F">
        <w:rPr>
          <w:rStyle w:val="jsstringcolor"/>
          <w:rFonts w:eastAsia="SimSun"/>
        </w:rPr>
        <w:t>"</w:t>
      </w:r>
      <w:r w:rsidRPr="004B723F">
        <w:rPr>
          <w:rStyle w:val="jscolor"/>
        </w:rPr>
        <w:t>;</w:t>
      </w:r>
      <w:r w:rsidRPr="004B723F">
        <w:br/>
      </w:r>
      <w:r>
        <w:rPr>
          <w:rStyle w:val="jscolor"/>
        </w:rPr>
        <w:t xml:space="preserve">  </w:t>
      </w:r>
      <w:r w:rsidRPr="004B723F">
        <w:rPr>
          <w:rStyle w:val="jscolor"/>
        </w:rPr>
        <w:t>});</w:t>
      </w:r>
      <w:r w:rsidRPr="004B723F">
        <w:br/>
      </w:r>
      <w:r w:rsidRPr="004B723F">
        <w:rPr>
          <w:rStyle w:val="tagcolor"/>
        </w:rPr>
        <w:t>&lt;</w:t>
      </w:r>
      <w:r w:rsidRPr="004B723F">
        <w:rPr>
          <w:rStyle w:val="tagnamecolor"/>
        </w:rPr>
        <w:t>/script</w:t>
      </w:r>
      <w:r w:rsidRPr="004B723F">
        <w:rPr>
          <w:rStyle w:val="tagcolor"/>
        </w:rPr>
        <w:t>&gt;</w:t>
      </w:r>
    </w:p>
    <w:p w14:paraId="50998163" w14:textId="77777777" w:rsidR="006C358E" w:rsidRDefault="006C358E" w:rsidP="006C358E">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p>
    <w:p w14:paraId="2C058A55" w14:textId="77777777" w:rsidR="006C358E" w:rsidRPr="006C358E" w:rsidRDefault="006C358E" w:rsidP="006C358E">
      <w:pPr>
        <w:pStyle w:val="manguon"/>
        <w:rPr>
          <w:rStyle w:val="codeChar"/>
          <w:b w:val="0"/>
          <w:bCs w:val="0"/>
          <w:sz w:val="22"/>
        </w:rPr>
      </w:pPr>
      <w:r>
        <w:t>Full Name: Trung Nghia</w:t>
      </w:r>
    </w:p>
    <w:p w14:paraId="6B98B0C6" w14:textId="77777777" w:rsidR="00C96E56" w:rsidRDefault="00C96E56" w:rsidP="00C96E56">
      <w:pPr>
        <w:pStyle w:val="ND"/>
      </w:pPr>
      <w:r w:rsidRPr="006C358E">
        <w:rPr>
          <w:rStyle w:val="codeChar"/>
        </w:rPr>
        <w:t>ng-app="myApp":</w:t>
      </w:r>
      <w:r w:rsidRPr="00C96E56">
        <w:t xml:space="preserve"> Xác định nơi bắt đầu của ứng dụng AngularJS và chỉ định tên module </w:t>
      </w:r>
      <w:r w:rsidR="006C358E">
        <w:t xml:space="preserve">là </w:t>
      </w:r>
      <w:r w:rsidRPr="00C96E56">
        <w:t xml:space="preserve">myApp mà ứng dụng sẽ sử dụng. </w:t>
      </w:r>
    </w:p>
    <w:p w14:paraId="5BC28A39" w14:textId="77777777" w:rsidR="00C96E56" w:rsidRDefault="00C96E56" w:rsidP="00C96E56">
      <w:pPr>
        <w:pStyle w:val="ND"/>
      </w:pPr>
      <w:r w:rsidRPr="006C358E">
        <w:rPr>
          <w:rStyle w:val="codeChar"/>
        </w:rPr>
        <w:t>ng-controller="myCtrl":</w:t>
      </w:r>
      <w:r w:rsidR="00EE51FB">
        <w:t xml:space="preserve"> Là một </w:t>
      </w:r>
      <w:r w:rsidRPr="00C96E56">
        <w:t xml:space="preserve">bộ điều khiển </w:t>
      </w:r>
      <w:r w:rsidR="006C358E">
        <w:t xml:space="preserve">có tên là </w:t>
      </w:r>
      <w:r w:rsidRPr="00C96E56">
        <w:t xml:space="preserve">myCtrl mà AngularJS sẽ sử dụng trong phạm vi của </w:t>
      </w:r>
      <w:r w:rsidRPr="006C358E">
        <w:rPr>
          <w:rStyle w:val="codeChar"/>
        </w:rPr>
        <w:t>div</w:t>
      </w:r>
      <w:r w:rsidRPr="00C96E56">
        <w:t xml:space="preserve"> này. Bất cứ thứ gì bên trong </w:t>
      </w:r>
      <w:r w:rsidRPr="00C96E56">
        <w:rPr>
          <w:rStyle w:val="codeChar"/>
        </w:rPr>
        <w:t>div</w:t>
      </w:r>
      <w:r w:rsidRPr="00C96E56">
        <w:t xml:space="preserve"> này sẽ được quản lý và kiểm soát bởi bộ điều khiển này.</w:t>
      </w:r>
    </w:p>
    <w:p w14:paraId="513D94EE" w14:textId="77777777" w:rsidR="00EE51FB" w:rsidRDefault="00EE51FB" w:rsidP="00C76414">
      <w:pPr>
        <w:pStyle w:val="ND"/>
      </w:pPr>
      <w:r w:rsidRPr="00EE51FB">
        <w:t xml:space="preserve">AngularJS sẽ gọi bộ điều khiển bằng đối tượng </w:t>
      </w:r>
      <w:r w:rsidRPr="00C76414">
        <w:rPr>
          <w:rStyle w:val="codeChar"/>
        </w:rPr>
        <w:t>$scope</w:t>
      </w:r>
      <w:r w:rsidRPr="00EE51FB">
        <w:t>.</w:t>
      </w:r>
      <w:r w:rsidR="00C76414">
        <w:t xml:space="preserve"> </w:t>
      </w:r>
      <w:r w:rsidRPr="00EE51FB">
        <w:t xml:space="preserve">Bộ điều khiển tạo </w:t>
      </w:r>
      <w:r w:rsidR="00011FBF">
        <w:t>hai</w:t>
      </w:r>
      <w:r w:rsidRPr="00EE51FB">
        <w:t xml:space="preserve"> thuộc tính trong</w:t>
      </w:r>
      <w:r>
        <w:t xml:space="preserve"> </w:t>
      </w:r>
      <w:r w:rsidRPr="00011FBF">
        <w:rPr>
          <w:rStyle w:val="codeChar"/>
        </w:rPr>
        <w:t>$scope</w:t>
      </w:r>
      <w:r>
        <w:t xml:space="preserve"> là</w:t>
      </w:r>
      <w:r w:rsidRPr="00EE51FB">
        <w:t xml:space="preserve"> </w:t>
      </w:r>
      <w:r w:rsidR="00011FBF">
        <w:t>firstN</w:t>
      </w:r>
      <w:r w:rsidRPr="00EE51FB">
        <w:t>ame</w:t>
      </w:r>
      <w:r w:rsidR="00011FBF">
        <w:t xml:space="preserve"> và lastName</w:t>
      </w:r>
      <w:r w:rsidRPr="00EE51FB">
        <w:t>.</w:t>
      </w:r>
      <w:r w:rsidR="00C76414">
        <w:t xml:space="preserve"> Sau đó lệnh </w:t>
      </w:r>
      <w:r w:rsidR="00C76414" w:rsidRPr="00C76414">
        <w:rPr>
          <w:rStyle w:val="codeChar"/>
        </w:rPr>
        <w:t>ng-module</w:t>
      </w:r>
      <w:r w:rsidR="00C76414">
        <w:t xml:space="preserve"> kết nối để hiện thị</w:t>
      </w:r>
      <w:r w:rsidR="00076D27">
        <w:t xml:space="preserve"> kết quả</w:t>
      </w:r>
      <w:r w:rsidR="00C76414">
        <w:t xml:space="preserve"> ra màn hình.</w:t>
      </w:r>
    </w:p>
    <w:p w14:paraId="428761B3" w14:textId="77777777" w:rsidR="006879F6" w:rsidRDefault="006879F6" w:rsidP="00C76414">
      <w:pPr>
        <w:pStyle w:val="ND"/>
        <w:rPr>
          <w:b/>
          <w:bCs w:val="0"/>
        </w:rPr>
      </w:pPr>
      <w:r w:rsidRPr="006879F6">
        <w:rPr>
          <w:b/>
          <w:bCs w:val="0"/>
        </w:rPr>
        <w:t>Phương pháp điều khiển</w:t>
      </w:r>
    </w:p>
    <w:p w14:paraId="5EBBF7CD" w14:textId="77777777" w:rsidR="004274F2" w:rsidRDefault="004274F2" w:rsidP="004274F2">
      <w:pPr>
        <w:pStyle w:val="ND"/>
      </w:pPr>
      <w:r w:rsidRPr="004274F2">
        <w:t>Một bộ điều khiển cũng có thể có các phương thức (các biến là hàm)</w:t>
      </w:r>
      <w:r>
        <w:t>.</w:t>
      </w:r>
    </w:p>
    <w:p w14:paraId="6C1E6343" w14:textId="77777777" w:rsidR="004274F2" w:rsidRDefault="004274F2" w:rsidP="004274F2">
      <w:pPr>
        <w:pStyle w:val="ND"/>
      </w:pPr>
      <w:r>
        <w:t>Ví dụ:</w:t>
      </w:r>
    </w:p>
    <w:p w14:paraId="64D301D7" w14:textId="77777777" w:rsidR="004274F2" w:rsidRPr="004274F2" w:rsidRDefault="004274F2" w:rsidP="004274F2">
      <w:pPr>
        <w:pStyle w:val="manguon"/>
      </w:pPr>
      <w:r w:rsidRPr="004274F2">
        <w:rPr>
          <w:rStyle w:val="tagcolor"/>
        </w:rPr>
        <w:t>&lt;</w:t>
      </w:r>
      <w:r w:rsidRPr="004274F2">
        <w:rPr>
          <w:rStyle w:val="tagnamecolor"/>
        </w:rPr>
        <w:t>div</w:t>
      </w:r>
      <w:r w:rsidRPr="004274F2">
        <w:rPr>
          <w:rStyle w:val="attributecolor"/>
        </w:rPr>
        <w:t> ng-app</w:t>
      </w:r>
      <w:r w:rsidRPr="004274F2">
        <w:rPr>
          <w:rStyle w:val="attributevaluecolor"/>
        </w:rPr>
        <w:t>="myApp"</w:t>
      </w:r>
      <w:r w:rsidRPr="004274F2">
        <w:rPr>
          <w:rStyle w:val="attributecolor"/>
        </w:rPr>
        <w:t> ng-controller</w:t>
      </w:r>
      <w:r w:rsidRPr="004274F2">
        <w:rPr>
          <w:rStyle w:val="attributevaluecolor"/>
        </w:rPr>
        <w:t>="personCtrl"</w:t>
      </w:r>
      <w:r w:rsidRPr="004274F2">
        <w:rPr>
          <w:rStyle w:val="tagcolor"/>
        </w:rPr>
        <w:t>&gt;</w:t>
      </w:r>
      <w:r w:rsidRPr="004274F2">
        <w:br/>
      </w:r>
      <w:r>
        <w:t xml:space="preserve">  </w:t>
      </w:r>
      <w:r w:rsidRPr="004274F2">
        <w:t>First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="firstName"</w:t>
      </w:r>
      <w:r w:rsidRPr="004274F2">
        <w:rPr>
          <w:rStyle w:val="tagcolor"/>
        </w:rPr>
        <w:t>&gt;&lt;</w:t>
      </w:r>
      <w:r w:rsidRPr="004274F2">
        <w:rPr>
          <w:rStyle w:val="tagnamecolor"/>
        </w:rPr>
        <w:t>br</w:t>
      </w:r>
      <w:r w:rsidRPr="004274F2">
        <w:rPr>
          <w:rStyle w:val="tagcolor"/>
        </w:rPr>
        <w:t>&gt;</w:t>
      </w:r>
      <w:r w:rsidRPr="004274F2">
        <w:br/>
      </w:r>
      <w:r>
        <w:t xml:space="preserve">  </w:t>
      </w:r>
      <w:r w:rsidRPr="004274F2">
        <w:t>Last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="lastN</w:t>
      </w:r>
      <w:r>
        <w:rPr>
          <w:rStyle w:val="attributevaluecolor"/>
        </w:rPr>
        <w:t xml:space="preserve"> </w:t>
      </w:r>
      <w:r w:rsidRPr="004274F2">
        <w:rPr>
          <w:rStyle w:val="attributevaluecolor"/>
        </w:rPr>
        <w:t>ame"</w:t>
      </w:r>
      <w:r w:rsidRPr="004274F2">
        <w:rPr>
          <w:rStyle w:val="tagcolor"/>
        </w:rPr>
        <w:t>&gt;&lt;</w:t>
      </w:r>
      <w:r w:rsidRPr="004274F2">
        <w:rPr>
          <w:rStyle w:val="tagnamecolor"/>
        </w:rPr>
        <w:t>br</w:t>
      </w:r>
      <w:r w:rsidRPr="004274F2">
        <w:rPr>
          <w:rStyle w:val="tagcolor"/>
        </w:rPr>
        <w:t>&gt;</w:t>
      </w:r>
      <w:r w:rsidRPr="004274F2">
        <w:br/>
      </w:r>
      <w:r>
        <w:t xml:space="preserve">  </w:t>
      </w:r>
      <w:r w:rsidRPr="004274F2">
        <w:t>Full Name: </w:t>
      </w:r>
      <w:r w:rsidRPr="004274F2">
        <w:rPr>
          <w:rStyle w:val="angularstatementcolor"/>
        </w:rPr>
        <w:t>{{fullName()}}</w:t>
      </w:r>
      <w:r w:rsidRPr="004274F2">
        <w:br/>
      </w:r>
      <w:r w:rsidRPr="004274F2">
        <w:rPr>
          <w:rStyle w:val="tagcolor"/>
        </w:rPr>
        <w:t>&lt;</w:t>
      </w:r>
      <w:r w:rsidRPr="004274F2">
        <w:rPr>
          <w:rStyle w:val="tagnamecolor"/>
        </w:rPr>
        <w:t>/div</w:t>
      </w:r>
      <w:r w:rsidRPr="004274F2">
        <w:rPr>
          <w:rStyle w:val="tagcolor"/>
        </w:rPr>
        <w:t>&gt;</w:t>
      </w:r>
      <w:r w:rsidRPr="004274F2">
        <w:br/>
      </w:r>
      <w:r w:rsidRPr="004274F2">
        <w:br/>
      </w:r>
      <w:r w:rsidRPr="004274F2">
        <w:rPr>
          <w:rStyle w:val="tagcolor"/>
        </w:rPr>
        <w:t>&lt;</w:t>
      </w:r>
      <w:r w:rsidRPr="004274F2">
        <w:rPr>
          <w:rStyle w:val="tagnamecolor"/>
        </w:rPr>
        <w:t>script</w:t>
      </w:r>
      <w:r w:rsidRPr="004274F2">
        <w:rPr>
          <w:rStyle w:val="tagcolor"/>
        </w:rPr>
        <w:t>&gt;</w:t>
      </w:r>
      <w:r w:rsidRPr="004274F2">
        <w:br/>
      </w:r>
      <w:r>
        <w:rPr>
          <w:rStyle w:val="jskeywordcolor"/>
        </w:rPr>
        <w:t xml:space="preserve">  </w:t>
      </w:r>
      <w:r w:rsidRPr="004274F2">
        <w:rPr>
          <w:rStyle w:val="jskeywordcolor"/>
        </w:rPr>
        <w:t>var</w:t>
      </w:r>
      <w:r w:rsidRPr="004274F2">
        <w:rPr>
          <w:rStyle w:val="jscolor"/>
        </w:rPr>
        <w:t> app = angular.</w:t>
      </w:r>
      <w:r w:rsidRPr="004274F2">
        <w:rPr>
          <w:rStyle w:val="jspropertycolor"/>
          <w:rFonts w:eastAsia="SimSun"/>
        </w:rPr>
        <w:t>module</w:t>
      </w:r>
      <w:r w:rsidRPr="004274F2">
        <w:rPr>
          <w:rStyle w:val="jscolor"/>
        </w:rPr>
        <w:t>(</w:t>
      </w:r>
      <w:r w:rsidRPr="004274F2">
        <w:rPr>
          <w:rStyle w:val="jsstringcolor"/>
          <w:rFonts w:eastAsia="SimSun"/>
        </w:rPr>
        <w:t>'myApp'</w:t>
      </w:r>
      <w:r w:rsidRPr="004274F2">
        <w:rPr>
          <w:rStyle w:val="jscolor"/>
        </w:rPr>
        <w:t>, []);</w:t>
      </w:r>
      <w:r w:rsidRPr="004274F2">
        <w:br/>
      </w:r>
      <w:r>
        <w:rPr>
          <w:rStyle w:val="jscolor"/>
        </w:rPr>
        <w:t xml:space="preserve">  </w:t>
      </w:r>
      <w:r w:rsidRPr="004274F2">
        <w:rPr>
          <w:rStyle w:val="jscolor"/>
        </w:rPr>
        <w:t>app.</w:t>
      </w:r>
      <w:r w:rsidRPr="004274F2">
        <w:rPr>
          <w:rStyle w:val="jspropertycolor"/>
          <w:rFonts w:eastAsia="SimSun"/>
        </w:rPr>
        <w:t>controller</w:t>
      </w:r>
      <w:r w:rsidRPr="004274F2">
        <w:rPr>
          <w:rStyle w:val="jscolor"/>
        </w:rPr>
        <w:t>(</w:t>
      </w:r>
      <w:r w:rsidRPr="004274F2">
        <w:rPr>
          <w:rStyle w:val="jsstringcolor"/>
          <w:rFonts w:eastAsia="SimSun"/>
        </w:rPr>
        <w:t>'personCtrl'</w:t>
      </w:r>
      <w:r w:rsidRPr="004274F2">
        <w:rPr>
          <w:rStyle w:val="jscolor"/>
        </w:rPr>
        <w:t>, </w:t>
      </w:r>
      <w:r w:rsidRPr="004274F2">
        <w:rPr>
          <w:rStyle w:val="jskeywordcolor"/>
        </w:rPr>
        <w:t>function</w:t>
      </w:r>
      <w:r w:rsidRPr="004274F2">
        <w:rPr>
          <w:rStyle w:val="jscolor"/>
        </w:rPr>
        <w:t>($scope) {</w:t>
      </w:r>
      <w:r w:rsidRPr="004274F2">
        <w:br/>
      </w:r>
      <w:r w:rsidRPr="004274F2">
        <w:rPr>
          <w:rStyle w:val="jscolor"/>
        </w:rPr>
        <w:t> </w:t>
      </w:r>
      <w:r>
        <w:rPr>
          <w:rStyle w:val="jscolor"/>
        </w:rPr>
        <w:t xml:space="preserve">  </w:t>
      </w:r>
      <w:r w:rsidRPr="004274F2">
        <w:rPr>
          <w:rStyle w:val="jscolor"/>
        </w:rPr>
        <w:t xml:space="preserve"> $scope.</w:t>
      </w:r>
      <w:r w:rsidRPr="004274F2">
        <w:rPr>
          <w:rStyle w:val="jspropertycolor"/>
          <w:rFonts w:eastAsia="SimSun"/>
        </w:rPr>
        <w:t>firstName</w:t>
      </w:r>
      <w:r w:rsidRPr="004274F2">
        <w:rPr>
          <w:rStyle w:val="jscolor"/>
        </w:rPr>
        <w:t> = </w:t>
      </w:r>
      <w:r w:rsidRPr="004274F2">
        <w:rPr>
          <w:rStyle w:val="jsstringcolor"/>
          <w:rFonts w:eastAsia="SimSun"/>
        </w:rPr>
        <w:t>"</w:t>
      </w:r>
      <w:r w:rsidR="003117E7">
        <w:rPr>
          <w:rStyle w:val="jsstringcolor"/>
          <w:rFonts w:eastAsia="SimSun"/>
        </w:rPr>
        <w:t>Trung</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lastName</w:t>
      </w:r>
      <w:r w:rsidRPr="004274F2">
        <w:rPr>
          <w:rStyle w:val="jscolor"/>
        </w:rPr>
        <w:t> = </w:t>
      </w:r>
      <w:r w:rsidRPr="004274F2">
        <w:rPr>
          <w:rStyle w:val="jsstringcolor"/>
          <w:rFonts w:eastAsia="SimSun"/>
        </w:rPr>
        <w:t>"</w:t>
      </w:r>
      <w:r w:rsidR="003117E7">
        <w:rPr>
          <w:rStyle w:val="jsstringcolor"/>
          <w:rFonts w:eastAsia="SimSun"/>
        </w:rPr>
        <w:t>Nghia</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fullName</w:t>
      </w:r>
      <w:r w:rsidRPr="004274F2">
        <w:rPr>
          <w:rStyle w:val="jscolor"/>
        </w:rPr>
        <w:t> = </w:t>
      </w:r>
      <w:r w:rsidRPr="004274F2">
        <w:rPr>
          <w:rStyle w:val="jskeywordcolor"/>
        </w:rPr>
        <w:t>function</w:t>
      </w:r>
      <w:r w:rsidRPr="004274F2">
        <w:rPr>
          <w:rStyle w:val="jscolor"/>
        </w:rPr>
        <w:t>() {</w:t>
      </w:r>
      <w:r w:rsidRPr="004274F2">
        <w:br/>
      </w:r>
      <w:r w:rsidRPr="004274F2">
        <w:rPr>
          <w:rStyle w:val="jscolor"/>
        </w:rPr>
        <w:t>    </w:t>
      </w:r>
      <w:r>
        <w:rPr>
          <w:rStyle w:val="jscolor"/>
        </w:rPr>
        <w:t xml:space="preserve">  </w:t>
      </w:r>
      <w:r w:rsidRPr="004274F2">
        <w:rPr>
          <w:rStyle w:val="jskeywordcolor"/>
        </w:rPr>
        <w:t>return</w:t>
      </w:r>
      <w:r w:rsidRPr="004274F2">
        <w:rPr>
          <w:rStyle w:val="jscolor"/>
        </w:rPr>
        <w:t> $scope.</w:t>
      </w:r>
      <w:r w:rsidRPr="004274F2">
        <w:rPr>
          <w:rStyle w:val="jspropertycolor"/>
          <w:rFonts w:eastAsia="SimSun"/>
        </w:rPr>
        <w:t>firstName</w:t>
      </w:r>
      <w:r w:rsidRPr="004274F2">
        <w:rPr>
          <w:rStyle w:val="jscolor"/>
        </w:rPr>
        <w:t> + </w:t>
      </w:r>
      <w:r w:rsidRPr="004274F2">
        <w:rPr>
          <w:rStyle w:val="jsstringcolor"/>
          <w:rFonts w:eastAsia="SimSun"/>
        </w:rPr>
        <w:t>" "</w:t>
      </w:r>
      <w:r w:rsidRPr="004274F2">
        <w:rPr>
          <w:rStyle w:val="jscolor"/>
        </w:rPr>
        <w:t> + $scope.</w:t>
      </w:r>
      <w:r w:rsidRPr="004274F2">
        <w:rPr>
          <w:rStyle w:val="jspropertycolor"/>
          <w:rFonts w:eastAsia="SimSun"/>
        </w:rPr>
        <w:t>lastName</w:t>
      </w:r>
      <w:r w:rsidRPr="004274F2">
        <w:rPr>
          <w:rStyle w:val="jscolor"/>
        </w:rPr>
        <w:t>;</w:t>
      </w:r>
      <w:r w:rsidRPr="004274F2">
        <w:br/>
      </w:r>
      <w:r w:rsidRPr="004274F2">
        <w:rPr>
          <w:rStyle w:val="jscolor"/>
        </w:rPr>
        <w:t>  </w:t>
      </w:r>
      <w:r>
        <w:rPr>
          <w:rStyle w:val="jscolor"/>
        </w:rPr>
        <w:t xml:space="preserve">  </w:t>
      </w:r>
      <w:r w:rsidRPr="004274F2">
        <w:rPr>
          <w:rStyle w:val="jscolor"/>
        </w:rPr>
        <w:t>};</w:t>
      </w:r>
      <w:r w:rsidRPr="004274F2">
        <w:br/>
      </w:r>
      <w:r>
        <w:rPr>
          <w:rStyle w:val="jscolor"/>
        </w:rPr>
        <w:t xml:space="preserve">  </w:t>
      </w:r>
      <w:r w:rsidRPr="004274F2">
        <w:rPr>
          <w:rStyle w:val="jscolor"/>
        </w:rPr>
        <w:t>});</w:t>
      </w:r>
      <w:r w:rsidRPr="004274F2">
        <w:br/>
      </w:r>
      <w:r w:rsidRPr="004274F2">
        <w:rPr>
          <w:rStyle w:val="tagcolor"/>
        </w:rPr>
        <w:t>&lt;</w:t>
      </w:r>
      <w:r w:rsidRPr="004274F2">
        <w:rPr>
          <w:rStyle w:val="tagnamecolor"/>
        </w:rPr>
        <w:t>/script</w:t>
      </w:r>
      <w:r w:rsidRPr="004274F2">
        <w:rPr>
          <w:rStyle w:val="tagcolor"/>
        </w:rPr>
        <w:t>&gt;</w:t>
      </w:r>
    </w:p>
    <w:p w14:paraId="0DFA82BB" w14:textId="7F9C7F13" w:rsidR="003117E7" w:rsidRDefault="003117E7" w:rsidP="003117E7">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r w:rsidR="00610DE6">
        <w:rPr>
          <w:rStyle w:val="codeChar"/>
          <w:rFonts w:ascii="Times New Roman" w:hAnsi="Times New Roman"/>
          <w:b w:val="0"/>
          <w:bCs/>
          <w:sz w:val="26"/>
        </w:rPr>
        <w:t>:</w:t>
      </w:r>
    </w:p>
    <w:p w14:paraId="5E75E971" w14:textId="77777777" w:rsidR="003117E7" w:rsidRPr="006C358E" w:rsidRDefault="003117E7" w:rsidP="003117E7">
      <w:pPr>
        <w:pStyle w:val="manguon"/>
        <w:rPr>
          <w:rStyle w:val="codeChar"/>
          <w:b w:val="0"/>
          <w:bCs w:val="0"/>
          <w:sz w:val="22"/>
        </w:rPr>
      </w:pPr>
      <w:r>
        <w:t>Full Name: Trung Nghia</w:t>
      </w:r>
    </w:p>
    <w:p w14:paraId="6C898604" w14:textId="3105AA9B" w:rsidR="003117E7" w:rsidRDefault="003117E7" w:rsidP="003117E7">
      <w:pPr>
        <w:pStyle w:val="ND"/>
      </w:pPr>
      <w:r>
        <w:lastRenderedPageBreak/>
        <w:t xml:space="preserve">Ở ví dụ này chỉ khác với ví dụ trên ở chỗ phương thức fullName sẽ nằm trong bộ điều khiển thay vì nằm ở ngoài </w:t>
      </w:r>
      <w:r w:rsidRPr="003117E7">
        <w:rPr>
          <w:rStyle w:val="codeChar"/>
        </w:rPr>
        <w:t>div</w:t>
      </w:r>
      <w:r w:rsidRPr="003117E7">
        <w:t>.</w:t>
      </w:r>
    </w:p>
    <w:p w14:paraId="72E72BDB" w14:textId="77777777" w:rsidR="003878F2" w:rsidRPr="000318BC" w:rsidRDefault="000318BC" w:rsidP="0073294F">
      <w:pPr>
        <w:pStyle w:val="ND"/>
      </w:pPr>
      <w:r>
        <w:t>N</w:t>
      </w:r>
      <w:r w:rsidRPr="000318BC">
        <w:t>ếu </w:t>
      </w:r>
      <w:r w:rsidRPr="009E2030">
        <w:rPr>
          <w:rStyle w:val="codeChar"/>
        </w:rPr>
        <w:t>fullName</w:t>
      </w:r>
      <w:r w:rsidRPr="000318BC">
        <w:t> được định nghĩa trong controller nó chỉ có thể được truy cập và sử dụng trong phạm vi của controller đó. Để truy cập và sử dụng </w:t>
      </w:r>
      <w:r w:rsidRPr="000318BC">
        <w:rPr>
          <w:rStyle w:val="HTMLCode"/>
          <w:rFonts w:ascii="Times New Roman" w:hAnsi="Times New Roman" w:cs="Times New Roman"/>
          <w:sz w:val="26"/>
          <w:szCs w:val="26"/>
        </w:rPr>
        <w:t>fullName</w:t>
      </w:r>
      <w:r w:rsidRPr="000318BC">
        <w:t> từ bên ngoài controller hoặc div</w:t>
      </w:r>
      <w:r>
        <w:t xml:space="preserve"> </w:t>
      </w:r>
      <w:r w:rsidRPr="000318BC">
        <w:t>cần sử dụng các cách khác như sử dụng </w:t>
      </w:r>
      <w:r w:rsidRPr="00B8519A">
        <w:rPr>
          <w:rStyle w:val="codeChar"/>
        </w:rPr>
        <w:t>$scope</w:t>
      </w:r>
      <w:r w:rsidR="00B8519A">
        <w:rPr>
          <w:rStyle w:val="HTMLCode"/>
          <w:rFonts w:ascii="Times New Roman" w:hAnsi="Times New Roman" w:cs="Times New Roman"/>
          <w:sz w:val="26"/>
          <w:szCs w:val="26"/>
        </w:rPr>
        <w:t>.</w:t>
      </w:r>
      <w:r w:rsidR="00B8519A">
        <w:t xml:space="preserve"> Có</w:t>
      </w:r>
      <w:r w:rsidR="00B8519A" w:rsidRPr="00B8519A">
        <w:t xml:space="preserve"> thể thêm fullName vào </w:t>
      </w:r>
      <w:r w:rsidR="00B8519A" w:rsidRPr="00B8519A">
        <w:rPr>
          <w:rStyle w:val="codeChar"/>
        </w:rPr>
        <w:t>$scope</w:t>
      </w:r>
      <w:r w:rsidR="00B8519A" w:rsidRPr="00B8519A">
        <w:t xml:space="preserve"> bằng cách gán nó vào một phương thức khác trong controller và sau đó truy cập vào fullName từ bất kỳ nơi nào sử dụng $scope.fullName().</w:t>
      </w:r>
    </w:p>
    <w:p w14:paraId="298A59AF" w14:textId="77777777" w:rsidR="00223E95" w:rsidRPr="00D91CAF" w:rsidRDefault="00223E95" w:rsidP="00FA2381">
      <w:pPr>
        <w:pStyle w:val="Heading3"/>
      </w:pPr>
      <w:bookmarkStart w:id="10" w:name="_Toc152895922"/>
      <w:r w:rsidRPr="00D91CAF">
        <w:t>AngularJS Scopes</w:t>
      </w:r>
      <w:bookmarkEnd w:id="10"/>
      <w:r w:rsidRPr="00D91CAF">
        <w:t xml:space="preserve"> </w:t>
      </w:r>
    </w:p>
    <w:p w14:paraId="3B9F626B" w14:textId="77777777" w:rsidR="00010EDA" w:rsidRPr="00D91CAF" w:rsidRDefault="00223E95" w:rsidP="00D91CAF">
      <w:pPr>
        <w:pStyle w:val="ND"/>
      </w:pPr>
      <w:r w:rsidRPr="00D91CAF">
        <w:t>Scope là một đối tượng trong AngularJS giúp quản lý việc liên kết giữa controller và xem</w:t>
      </w:r>
      <w:r w:rsidR="004B321A">
        <w:t>,</w:t>
      </w:r>
      <w:r w:rsidR="00987FB3" w:rsidRPr="00D91CAF">
        <w:t xml:space="preserve"> là phần ràng buộc giữa HTML (chế độ xem) và JavaScript (bộ điều khiển). </w:t>
      </w:r>
      <w:r w:rsidRPr="00D91CAF">
        <w:t>Nó định rõ phạm vi của biến và hàm, giúp tránh xung đột và tạo điều kiện cho tính encapsulation</w:t>
      </w:r>
      <w:r w:rsidR="004B321A">
        <w:t xml:space="preserve"> (đóng gói)</w:t>
      </w:r>
      <w:r w:rsidRPr="00D91CAF">
        <w:t>.</w:t>
      </w:r>
    </w:p>
    <w:p w14:paraId="6C8F8686" w14:textId="77777777" w:rsidR="00CD4E22" w:rsidRDefault="00CD4E22" w:rsidP="00D91CAF">
      <w:pPr>
        <w:pStyle w:val="ND"/>
      </w:pPr>
      <w:r w:rsidRPr="00D91CAF">
        <w:t xml:space="preserve">Để sử dụng </w:t>
      </w:r>
      <w:r w:rsidRPr="00C6044A">
        <w:rPr>
          <w:rStyle w:val="codeChar"/>
        </w:rPr>
        <w:t>$scope</w:t>
      </w:r>
      <w:r w:rsidRPr="00D91CAF">
        <w:t xml:space="preserve"> thì khi tạo bộ điều khiển trong AngularJS, nên truyền đối tượng </w:t>
      </w:r>
      <w:r w:rsidRPr="00C6044A">
        <w:rPr>
          <w:rStyle w:val="codeChar"/>
        </w:rPr>
        <w:t>$scope</w:t>
      </w:r>
      <w:r w:rsidRPr="00D91CAF">
        <w:t xml:space="preserve"> làm đối số.</w:t>
      </w:r>
    </w:p>
    <w:p w14:paraId="5928B2D9" w14:textId="77777777" w:rsidR="00C6044A" w:rsidRPr="00D91CAF" w:rsidRDefault="00C6044A" w:rsidP="00D91CAF">
      <w:pPr>
        <w:pStyle w:val="ND"/>
      </w:pPr>
      <w:r>
        <w:t>Ví dụ:</w:t>
      </w:r>
    </w:p>
    <w:p w14:paraId="09620587"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107AC597" w14:textId="77777777" w:rsidR="00D91CAF" w:rsidRPr="00D91CAF" w:rsidRDefault="00D40BF1" w:rsidP="00D91CAF">
      <w:pPr>
        <w:pStyle w:val="manguon"/>
      </w:pPr>
      <w:r>
        <w:rPr>
          <w:rStyle w:val="jskeywordcolor"/>
        </w:rPr>
        <w:t xml:space="preserve">  </w:t>
      </w:r>
      <w:r w:rsidR="00D91CAF" w:rsidRPr="00D91CAF">
        <w:rPr>
          <w:rStyle w:val="jskeywordcolor"/>
        </w:rPr>
        <w:t>var</w:t>
      </w:r>
      <w:r w:rsidR="00D91CAF" w:rsidRPr="00D91CAF">
        <w:rPr>
          <w:rStyle w:val="jscolor"/>
        </w:rPr>
        <w:t> app = angular.</w:t>
      </w:r>
      <w:r w:rsidR="00D91CAF" w:rsidRPr="00D91CAF">
        <w:rPr>
          <w:rStyle w:val="jspropertycolor"/>
        </w:rPr>
        <w:t>module</w:t>
      </w:r>
      <w:r w:rsidR="00D91CAF" w:rsidRPr="00D91CAF">
        <w:rPr>
          <w:rStyle w:val="jscolor"/>
        </w:rPr>
        <w:t>(</w:t>
      </w:r>
      <w:r w:rsidR="00D91CAF" w:rsidRPr="00D91CAF">
        <w:rPr>
          <w:rStyle w:val="jsstringcolor"/>
        </w:rPr>
        <w:t>'myApp'</w:t>
      </w:r>
      <w:r w:rsidR="00D91CAF" w:rsidRPr="00D91CAF">
        <w:rPr>
          <w:rStyle w:val="jscolor"/>
        </w:rPr>
        <w:t>, []);</w:t>
      </w:r>
      <w:r w:rsidR="00D91CAF" w:rsidRPr="00D91CAF">
        <w:br/>
      </w:r>
      <w:r>
        <w:rPr>
          <w:rStyle w:val="jscolor"/>
        </w:rPr>
        <w:t xml:space="preserve">  </w:t>
      </w:r>
      <w:r w:rsidR="00D91CAF" w:rsidRPr="00D91CAF">
        <w:rPr>
          <w:rStyle w:val="jscolor"/>
        </w:rPr>
        <w:t>app.</w:t>
      </w:r>
      <w:r w:rsidR="00D91CAF" w:rsidRPr="00D91CAF">
        <w:rPr>
          <w:rStyle w:val="jspropertycolor"/>
        </w:rPr>
        <w:t>controller</w:t>
      </w:r>
      <w:r w:rsidR="00D91CAF" w:rsidRPr="00D91CAF">
        <w:rPr>
          <w:rStyle w:val="jscolor"/>
        </w:rPr>
        <w:t>(</w:t>
      </w:r>
      <w:r w:rsidR="00D91CAF" w:rsidRPr="00D91CAF">
        <w:rPr>
          <w:rStyle w:val="jsstringcolor"/>
        </w:rPr>
        <w:t>'myCtrl'</w:t>
      </w:r>
      <w:r w:rsidR="00D91CAF" w:rsidRPr="00D91CAF">
        <w:rPr>
          <w:rStyle w:val="jscolor"/>
        </w:rPr>
        <w:t>, </w:t>
      </w:r>
      <w:r w:rsidR="00D91CAF" w:rsidRPr="00D91CAF">
        <w:rPr>
          <w:rStyle w:val="jskeywordcolor"/>
        </w:rPr>
        <w:t>function</w:t>
      </w:r>
      <w:r w:rsidR="00D91CAF" w:rsidRPr="00D91CAF">
        <w:rPr>
          <w:rStyle w:val="jscolor"/>
        </w:rPr>
        <w:t>($scope) {</w:t>
      </w:r>
      <w:r w:rsidR="00D91CAF" w:rsidRPr="00D91CAF">
        <w:br/>
      </w:r>
      <w:r>
        <w:rPr>
          <w:rStyle w:val="jscolor"/>
        </w:rPr>
        <w:t xml:space="preserve">  </w:t>
      </w:r>
      <w:r w:rsidR="00D91CAF" w:rsidRPr="00D91CAF">
        <w:rPr>
          <w:rStyle w:val="jscolor"/>
        </w:rPr>
        <w:t>  $scope.</w:t>
      </w:r>
      <w:r w:rsidR="00C6044A">
        <w:rPr>
          <w:rStyle w:val="jspropertycolor"/>
        </w:rPr>
        <w:t>myN</w:t>
      </w:r>
      <w:r w:rsidR="00D91CAF" w:rsidRPr="00D91CAF">
        <w:rPr>
          <w:rStyle w:val="jspropertycolor"/>
        </w:rPr>
        <w:t>ame</w:t>
      </w:r>
      <w:r w:rsidR="00D91CAF" w:rsidRPr="00D91CAF">
        <w:rPr>
          <w:rStyle w:val="jscolor"/>
        </w:rPr>
        <w:t> = </w:t>
      </w:r>
      <w:r w:rsidR="00D91CAF" w:rsidRPr="00D91CAF">
        <w:rPr>
          <w:rStyle w:val="jsstringcolor"/>
        </w:rPr>
        <w:t>"</w:t>
      </w:r>
      <w:r w:rsidR="00C6044A">
        <w:rPr>
          <w:rStyle w:val="jsstringcolor"/>
        </w:rPr>
        <w:t>Nghia</w:t>
      </w:r>
      <w:r w:rsidR="00D91CAF" w:rsidRPr="00D91CAF">
        <w:rPr>
          <w:rStyle w:val="jsstringcolor"/>
        </w:rPr>
        <w:t>"</w:t>
      </w:r>
      <w:r w:rsidR="00D91CAF" w:rsidRPr="00D91CAF">
        <w:rPr>
          <w:rStyle w:val="jscolor"/>
        </w:rPr>
        <w:t>;</w:t>
      </w:r>
      <w:r w:rsidR="00D91CAF" w:rsidRPr="00D91CAF">
        <w:br/>
      </w:r>
      <w:r>
        <w:rPr>
          <w:rStyle w:val="jscolor"/>
        </w:rPr>
        <w:t xml:space="preserve">  </w:t>
      </w:r>
      <w:r w:rsidR="00D91CAF" w:rsidRPr="00D91CAF">
        <w:rPr>
          <w:rStyle w:val="jscolor"/>
        </w:rPr>
        <w:t>});</w:t>
      </w:r>
    </w:p>
    <w:p w14:paraId="50FAF883"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471C9E71" w14:textId="77777777" w:rsidR="00137DF2" w:rsidRPr="005F075C" w:rsidRDefault="00137DF2" w:rsidP="005F075C">
      <w:pPr>
        <w:pStyle w:val="ND"/>
      </w:pPr>
      <w:r w:rsidRPr="005F075C">
        <w:t>Khi thêm thuộc tính vào</w:t>
      </w:r>
      <w:r w:rsidR="00C6044A" w:rsidRPr="00C6044A">
        <w:t xml:space="preserve"> </w:t>
      </w:r>
      <w:r w:rsidR="00C6044A" w:rsidRPr="005F075C">
        <w:t>đối tượng</w:t>
      </w:r>
      <w:r w:rsidRPr="005F075C">
        <w:t xml:space="preserve"> </w:t>
      </w:r>
      <w:r w:rsidRPr="00C6044A">
        <w:rPr>
          <w:rStyle w:val="codeChar"/>
        </w:rPr>
        <w:t>$scope</w:t>
      </w:r>
      <w:r w:rsidRPr="005F075C">
        <w:t xml:space="preserve"> trong bộ điều khiển, chế độ xem </w:t>
      </w:r>
      <w:r w:rsidR="00C6044A" w:rsidRPr="00C6044A">
        <w:rPr>
          <w:rStyle w:val="codeChar"/>
        </w:rPr>
        <w:t>ng-model</w:t>
      </w:r>
      <w:r w:rsidR="00C6044A">
        <w:t xml:space="preserve"> </w:t>
      </w:r>
      <w:r w:rsidRPr="005F075C">
        <w:t xml:space="preserve">sẽ có quyền truy cập vào các thuộc tính này. </w:t>
      </w:r>
    </w:p>
    <w:p w14:paraId="2FF741A0" w14:textId="77777777" w:rsidR="00AB0D17" w:rsidRDefault="00137DF2" w:rsidP="005F075C">
      <w:pPr>
        <w:pStyle w:val="ND"/>
      </w:pPr>
      <w:r w:rsidRPr="005F075C">
        <w:t xml:space="preserve">Trong </w:t>
      </w:r>
      <w:r w:rsidR="00A952CD">
        <w:t>chế độ</w:t>
      </w:r>
      <w:r w:rsidRPr="005F075C">
        <w:t xml:space="preserve"> xem không thể sử dụng tiền tố $scope, chỉ tham chiếu đến tên thuộc tính như </w:t>
      </w:r>
      <w:r w:rsidRPr="0032292F">
        <w:rPr>
          <w:rStyle w:val="codeChar"/>
        </w:rPr>
        <w:t>{{</w:t>
      </w:r>
      <w:r w:rsidR="00A952CD" w:rsidRPr="0032292F">
        <w:rPr>
          <w:rStyle w:val="codeChar"/>
        </w:rPr>
        <w:t>myN</w:t>
      </w:r>
      <w:r w:rsidRPr="0032292F">
        <w:rPr>
          <w:rStyle w:val="codeChar"/>
        </w:rPr>
        <w:t>ame}}</w:t>
      </w:r>
      <w:r w:rsidRPr="005F075C">
        <w:t>.</w:t>
      </w:r>
    </w:p>
    <w:p w14:paraId="3B9D522B" w14:textId="77777777" w:rsidR="00A73E61" w:rsidRDefault="00A73E61" w:rsidP="005F075C">
      <w:pPr>
        <w:pStyle w:val="ND"/>
        <w:rPr>
          <w:b/>
          <w:bCs w:val="0"/>
        </w:rPr>
      </w:pPr>
      <w:r w:rsidRPr="00A73E61">
        <w:rPr>
          <w:b/>
          <w:bCs w:val="0"/>
        </w:rPr>
        <w:t>Phạm vi gốc</w:t>
      </w:r>
    </w:p>
    <w:p w14:paraId="1D661A8F" w14:textId="77777777" w:rsidR="00A73E61" w:rsidRDefault="00A73E61" w:rsidP="00A73E61">
      <w:pPr>
        <w:pStyle w:val="ND"/>
      </w:pPr>
      <w:r w:rsidRPr="00A73E61">
        <w:t>Tất cả các ứng dụng đều có $rootScopephạm vi được tạo trên phần tử HTML chứa lệnh</w:t>
      </w:r>
      <w:r>
        <w:t xml:space="preserve"> </w:t>
      </w:r>
      <w:r w:rsidRPr="00A73E61">
        <w:rPr>
          <w:rStyle w:val="codeChar"/>
        </w:rPr>
        <w:t>ng-app</w:t>
      </w:r>
      <w:r w:rsidRPr="00A73E61">
        <w:t>.</w:t>
      </w:r>
      <w:r w:rsidR="003E5C93">
        <w:t xml:space="preserve"> </w:t>
      </w:r>
      <w:r w:rsidR="003E5C93" w:rsidRPr="003E5C93">
        <w:t>RootScope có sẵn trong toàn bộ ứng dụng.</w:t>
      </w:r>
    </w:p>
    <w:p w14:paraId="711598BE" w14:textId="77777777" w:rsidR="00A73E61" w:rsidRDefault="003E5C93" w:rsidP="00A73E61">
      <w:pPr>
        <w:pStyle w:val="ND"/>
      </w:pPr>
      <w:r w:rsidRPr="003E5C93">
        <w:t>Nếu một biến có cùng tên trong cả phạm vi hiện tại và trong rootScope, thì ứng dụng sẽ sử dụng biến đó trong phạm vi hiện tại.</w:t>
      </w:r>
    </w:p>
    <w:p w14:paraId="6491A516" w14:textId="77777777" w:rsidR="003E5C93" w:rsidRDefault="003E5C93" w:rsidP="00A73E61">
      <w:pPr>
        <w:pStyle w:val="ND"/>
      </w:pPr>
      <w:r>
        <w:lastRenderedPageBreak/>
        <w:t xml:space="preserve">Ví dụ: </w:t>
      </w:r>
      <w:r w:rsidRPr="003E5C93">
        <w:t>Một biến có tên "color" tồn tại trong cả phạm vi của bộ điều khiển và trong rootScope</w:t>
      </w:r>
      <w:r>
        <w:t>.</w:t>
      </w:r>
    </w:p>
    <w:p w14:paraId="427724C5" w14:textId="77777777" w:rsidR="003E5C93" w:rsidRDefault="003E5C93" w:rsidP="003E5C93">
      <w:pPr>
        <w:pStyle w:val="manguon"/>
        <w:rPr>
          <w:rStyle w:val="tagcolor"/>
        </w:rPr>
      </w:pPr>
      <w:r w:rsidRPr="003E5C93">
        <w:rPr>
          <w:rStyle w:val="tagcolor"/>
        </w:rPr>
        <w:t>&lt;</w:t>
      </w:r>
      <w:r w:rsidRPr="003E5C93">
        <w:rPr>
          <w:rStyle w:val="tagnamecolor"/>
        </w:rPr>
        <w:t>body</w:t>
      </w:r>
      <w:r w:rsidRPr="003E5C93">
        <w:rPr>
          <w:rStyle w:val="attributecolor"/>
        </w:rPr>
        <w:t> ng-app</w:t>
      </w:r>
      <w:r w:rsidRPr="003E5C93">
        <w:rPr>
          <w:rStyle w:val="attributevaluecolor"/>
        </w:rPr>
        <w:t>="myApp"</w:t>
      </w:r>
      <w:r w:rsidRPr="003E5C93">
        <w:rPr>
          <w:rStyle w:val="tagcolor"/>
        </w:rPr>
        <w:t>&gt;</w:t>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w:t>
      </w:r>
      <w:r w:rsidR="00B41BD6">
        <w:t xml:space="preserve"> </w:t>
      </w:r>
      <w:r w:rsidRPr="003E5C93">
        <w:t>color:</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Pr>
          <w:rStyle w:val="tagcolor"/>
        </w:rPr>
        <w:t xml:space="preserve"> </w:t>
      </w:r>
    </w:p>
    <w:p w14:paraId="6FCA62FE" w14:textId="77777777" w:rsidR="003E5C93" w:rsidRPr="003E5C93" w:rsidRDefault="003E5C93" w:rsidP="003E5C93">
      <w:pPr>
        <w:pStyle w:val="manguon"/>
      </w:pPr>
      <w:r w:rsidRPr="003E5C93">
        <w:br/>
      </w:r>
      <w:r>
        <w:rPr>
          <w:rStyle w:val="tagcolor"/>
        </w:rPr>
        <w:t xml:space="preserve">  </w:t>
      </w:r>
      <w:r w:rsidRPr="003E5C93">
        <w:rPr>
          <w:rStyle w:val="tagcolor"/>
        </w:rPr>
        <w:t>&lt;</w:t>
      </w:r>
      <w:r w:rsidRPr="003E5C93">
        <w:rPr>
          <w:rStyle w:val="tagnamecolor"/>
        </w:rPr>
        <w:t>div</w:t>
      </w:r>
      <w:r w:rsidRPr="003E5C93">
        <w:rPr>
          <w:rStyle w:val="attributecolor"/>
        </w:rPr>
        <w:t> ng-controller</w:t>
      </w:r>
      <w:r w:rsidRPr="003E5C93">
        <w:rPr>
          <w:rStyle w:val="attributevaluecolor"/>
        </w:rPr>
        <w:t>="myCtrl"</w:t>
      </w:r>
      <w:r w:rsidRPr="003E5C93">
        <w:rPr>
          <w:rStyle w:val="tagcolor"/>
        </w:rPr>
        <w:t>&gt;</w:t>
      </w:r>
      <w:r w:rsidRPr="003E5C93">
        <w:br/>
        <w:t> </w:t>
      </w:r>
      <w:r>
        <w:t xml:space="preserve">  </w:t>
      </w:r>
      <w:r w:rsidRPr="003E5C93">
        <w:t> </w:t>
      </w:r>
      <w:r w:rsidRPr="003E5C93">
        <w:rPr>
          <w:rStyle w:val="tagcolor"/>
        </w:rPr>
        <w:t>&lt;</w:t>
      </w:r>
      <w:r w:rsidRPr="003E5C93">
        <w:rPr>
          <w:rStyle w:val="tagnamecolor"/>
        </w:rPr>
        <w:t>p</w:t>
      </w:r>
      <w:r w:rsidRPr="003E5C93">
        <w:rPr>
          <w:rStyle w:val="tagcolor"/>
        </w:rPr>
        <w:t>&gt;</w:t>
      </w:r>
      <w:r w:rsidRPr="003E5C93">
        <w:t>The scope of the controller's color:</w:t>
      </w:r>
      <w:r w:rsidRPr="003E5C93">
        <w:rPr>
          <w:rStyle w:val="tagcolor"/>
        </w:rPr>
        <w:t>&lt;</w:t>
      </w:r>
      <w:r w:rsidRPr="003E5C93">
        <w:rPr>
          <w:rStyle w:val="tagnamecolor"/>
        </w:rPr>
        <w:t>/p</w:t>
      </w:r>
      <w:r w:rsidRPr="003E5C93">
        <w:rPr>
          <w:rStyle w:val="tagcolor"/>
        </w:rPr>
        <w:t>&gt;</w:t>
      </w:r>
      <w:r w:rsidRPr="003E5C93">
        <w:br/>
        <w:t>  </w:t>
      </w:r>
      <w: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Pr>
          <w:rStyle w:val="tagcolor"/>
        </w:rPr>
        <w:t xml:space="preserve">  </w:t>
      </w:r>
      <w:r w:rsidRPr="003E5C93">
        <w:rPr>
          <w:rStyle w:val="tagcolor"/>
        </w:rPr>
        <w:t>&lt;</w:t>
      </w:r>
      <w:r w:rsidRPr="003E5C93">
        <w:rPr>
          <w:rStyle w:val="tagnamecolor"/>
        </w:rPr>
        <w:t>/div</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 color is still:</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script</w:t>
      </w:r>
      <w:r w:rsidRPr="003E5C93">
        <w:rPr>
          <w:rStyle w:val="tagcolor"/>
        </w:rPr>
        <w:t>&gt;</w:t>
      </w:r>
    </w:p>
    <w:p w14:paraId="4244AAC7" w14:textId="77777777" w:rsidR="003E5C93" w:rsidRPr="003E5C93" w:rsidRDefault="003E5C93" w:rsidP="003E5C93">
      <w:pPr>
        <w:pStyle w:val="manguon"/>
      </w:pPr>
      <w:r>
        <w:rPr>
          <w:rStyle w:val="jskeywordcolor"/>
          <w:rFonts w:eastAsia="SimSun"/>
        </w:rPr>
        <w:t xml:space="preserve">    </w:t>
      </w:r>
      <w:r w:rsidRPr="003E5C93">
        <w:rPr>
          <w:rStyle w:val="jskeywordcolor"/>
          <w:rFonts w:eastAsia="SimSun"/>
        </w:rPr>
        <w:t>var</w:t>
      </w:r>
      <w:r w:rsidRPr="003E5C93">
        <w:rPr>
          <w:rStyle w:val="jscolor"/>
        </w:rPr>
        <w:t> app = angular.</w:t>
      </w:r>
      <w:r w:rsidRPr="003E5C93">
        <w:rPr>
          <w:rStyle w:val="jspropertycolor"/>
          <w:rFonts w:eastAsia="SimSun"/>
        </w:rPr>
        <w:t>module</w:t>
      </w:r>
      <w:r w:rsidRPr="003E5C93">
        <w:rPr>
          <w:rStyle w:val="jscolor"/>
        </w:rPr>
        <w:t>(</w:t>
      </w:r>
      <w:r w:rsidRPr="003E5C93">
        <w:rPr>
          <w:rStyle w:val="jsstringcolor"/>
          <w:rFonts w:eastAsia="SimSun"/>
        </w:rPr>
        <w:t>'myApp'</w:t>
      </w:r>
      <w:r w:rsidRPr="003E5C93">
        <w:rPr>
          <w:rStyle w:val="jscolor"/>
        </w:rPr>
        <w:t>, []);</w:t>
      </w:r>
      <w:r w:rsidRPr="003E5C93">
        <w:br/>
      </w:r>
      <w:r>
        <w:rPr>
          <w:rStyle w:val="jscolor"/>
        </w:rPr>
        <w:t xml:space="preserve">    </w:t>
      </w:r>
      <w:r w:rsidRPr="003E5C93">
        <w:rPr>
          <w:rStyle w:val="jscolor"/>
        </w:rPr>
        <w:t>app.</w:t>
      </w:r>
      <w:r w:rsidRPr="003E5C93">
        <w:rPr>
          <w:rStyle w:val="jspropertycolor"/>
          <w:rFonts w:eastAsia="SimSun"/>
        </w:rPr>
        <w:t>run</w:t>
      </w:r>
      <w:r w:rsidRPr="003E5C93">
        <w:rPr>
          <w:rStyle w:val="jscolor"/>
        </w:rPr>
        <w:t>(</w:t>
      </w:r>
      <w:r w:rsidRPr="003E5C93">
        <w:rPr>
          <w:rStyle w:val="jskeywordcolor"/>
          <w:rFonts w:eastAsia="SimSun"/>
        </w:rPr>
        <w:t>function</w:t>
      </w:r>
      <w:r w:rsidRPr="003E5C93">
        <w:rPr>
          <w:rStyle w:val="jscolor"/>
        </w:rPr>
        <w:t>($rootScope) {</w:t>
      </w:r>
      <w:r w:rsidRPr="003E5C93">
        <w:br/>
      </w:r>
      <w:r w:rsidRPr="003E5C93">
        <w:rPr>
          <w:rStyle w:val="jscolor"/>
        </w:rPr>
        <w:t> </w:t>
      </w:r>
      <w:r>
        <w:rPr>
          <w:rStyle w:val="jscolor"/>
        </w:rPr>
        <w:t xml:space="preserve">    </w:t>
      </w:r>
      <w:r w:rsidRPr="003E5C93">
        <w:rPr>
          <w:rStyle w:val="jscolor"/>
        </w:rPr>
        <w:t> $rootScope.</w:t>
      </w:r>
      <w:r w:rsidRPr="003E5C93">
        <w:rPr>
          <w:rStyle w:val="jspropertycolor"/>
          <w:rFonts w:eastAsia="SimSun"/>
        </w:rPr>
        <w:t>color</w:t>
      </w:r>
      <w:r w:rsidRPr="003E5C93">
        <w:rPr>
          <w:rStyle w:val="jscolor"/>
        </w:rPr>
        <w:t> = </w:t>
      </w:r>
      <w:r w:rsidRPr="003E5C93">
        <w:rPr>
          <w:rStyle w:val="jsstringcolor"/>
          <w:rFonts w:eastAsia="SimSun"/>
        </w:rPr>
        <w:t>'blue'</w:t>
      </w:r>
      <w:r w:rsidRPr="003E5C93">
        <w:rPr>
          <w:rStyle w:val="jscolor"/>
        </w:rPr>
        <w:t>;</w:t>
      </w:r>
      <w:r w:rsidRPr="003E5C93">
        <w:br/>
      </w:r>
      <w:r>
        <w:rPr>
          <w:rStyle w:val="jscolor"/>
        </w:rPr>
        <w:t xml:space="preserve">    </w:t>
      </w:r>
      <w:r w:rsidRPr="003E5C93">
        <w:rPr>
          <w:rStyle w:val="jscolor"/>
        </w:rPr>
        <w:t>});</w:t>
      </w:r>
      <w:r w:rsidRPr="003E5C93">
        <w:br/>
      </w:r>
      <w:r>
        <w:rPr>
          <w:rStyle w:val="jscolor"/>
        </w:rPr>
        <w:t xml:space="preserve">    </w:t>
      </w:r>
      <w:r w:rsidRPr="003E5C93">
        <w:rPr>
          <w:rStyle w:val="jscolor"/>
        </w:rPr>
        <w:t>app.</w:t>
      </w:r>
      <w:r w:rsidRPr="003E5C93">
        <w:rPr>
          <w:rStyle w:val="jspropertycolor"/>
          <w:rFonts w:eastAsia="SimSun"/>
        </w:rPr>
        <w:t>controller</w:t>
      </w:r>
      <w:r w:rsidRPr="003E5C93">
        <w:rPr>
          <w:rStyle w:val="jscolor"/>
        </w:rPr>
        <w:t>(</w:t>
      </w:r>
      <w:r w:rsidRPr="003E5C93">
        <w:rPr>
          <w:rStyle w:val="jsstringcolor"/>
          <w:rFonts w:eastAsia="SimSun"/>
        </w:rPr>
        <w:t>'myCtrl'</w:t>
      </w:r>
      <w:r w:rsidRPr="003E5C93">
        <w:rPr>
          <w:rStyle w:val="jscolor"/>
        </w:rPr>
        <w:t>, </w:t>
      </w:r>
      <w:r w:rsidRPr="003E5C93">
        <w:rPr>
          <w:rStyle w:val="jskeywordcolor"/>
          <w:rFonts w:eastAsia="SimSun"/>
        </w:rPr>
        <w:t>function</w:t>
      </w:r>
      <w:r w:rsidRPr="003E5C93">
        <w:rPr>
          <w:rStyle w:val="jscolor"/>
        </w:rPr>
        <w:t>($scope) {</w:t>
      </w:r>
      <w:r w:rsidRPr="003E5C93">
        <w:br/>
      </w:r>
      <w:r w:rsidRPr="003E5C93">
        <w:rPr>
          <w:rStyle w:val="jscolor"/>
        </w:rPr>
        <w:t> </w:t>
      </w:r>
      <w:r>
        <w:rPr>
          <w:rStyle w:val="jscolor"/>
        </w:rPr>
        <w:t xml:space="preserve">  </w:t>
      </w:r>
      <w:r w:rsidRPr="003E5C93">
        <w:rPr>
          <w:rStyle w:val="jscolor"/>
        </w:rPr>
        <w:t> </w:t>
      </w:r>
      <w:r>
        <w:rPr>
          <w:rStyle w:val="jscolor"/>
        </w:rPr>
        <w:t xml:space="preserve">  </w:t>
      </w:r>
      <w:r w:rsidRPr="003E5C93">
        <w:rPr>
          <w:rStyle w:val="jscolor"/>
        </w:rPr>
        <w:t>$scope.</w:t>
      </w:r>
      <w:r w:rsidRPr="003E5C93">
        <w:rPr>
          <w:rStyle w:val="jspropertycolor"/>
          <w:rFonts w:eastAsia="SimSun"/>
        </w:rPr>
        <w:t>color</w:t>
      </w:r>
      <w:r w:rsidRPr="003E5C93">
        <w:rPr>
          <w:rStyle w:val="jscolor"/>
        </w:rPr>
        <w:t> = </w:t>
      </w:r>
      <w:r w:rsidRPr="003E5C93">
        <w:rPr>
          <w:rStyle w:val="jsstringcolor"/>
          <w:rFonts w:eastAsia="SimSun"/>
        </w:rPr>
        <w:t>"red"</w:t>
      </w:r>
      <w:r w:rsidRPr="003E5C93">
        <w:rPr>
          <w:rStyle w:val="jscolor"/>
        </w:rPr>
        <w:t>;</w:t>
      </w:r>
      <w:r w:rsidRPr="003E5C93">
        <w:br/>
      </w:r>
      <w:r>
        <w:rPr>
          <w:rStyle w:val="jscolor"/>
        </w:rPr>
        <w:t xml:space="preserve">    </w:t>
      </w:r>
      <w:r w:rsidRPr="003E5C93">
        <w:rPr>
          <w:rStyle w:val="jscolor"/>
        </w:rPr>
        <w:t>});</w:t>
      </w:r>
    </w:p>
    <w:p w14:paraId="5F585B8C" w14:textId="77777777" w:rsidR="003E5C93" w:rsidRPr="003E5C93" w:rsidRDefault="003E5C93" w:rsidP="003E5C93">
      <w:pPr>
        <w:pStyle w:val="manguon"/>
      </w:pPr>
      <w:r>
        <w:rPr>
          <w:rStyle w:val="tagcolor"/>
        </w:rPr>
        <w:t xml:space="preserve">  </w:t>
      </w:r>
      <w:r w:rsidRPr="003E5C93">
        <w:rPr>
          <w:rStyle w:val="tagcolor"/>
        </w:rPr>
        <w:t>&lt;</w:t>
      </w:r>
      <w:r w:rsidRPr="003E5C93">
        <w:rPr>
          <w:rStyle w:val="tagnamecolor"/>
        </w:rPr>
        <w:t>/script</w:t>
      </w:r>
      <w:r w:rsidRPr="003E5C93">
        <w:rPr>
          <w:rStyle w:val="tagcolor"/>
        </w:rPr>
        <w:t>&gt;</w:t>
      </w:r>
      <w:r w:rsidRPr="003E5C93">
        <w:br/>
      </w:r>
      <w:r w:rsidRPr="003E5C93">
        <w:rPr>
          <w:rStyle w:val="tagcolor"/>
        </w:rPr>
        <w:t>&lt;</w:t>
      </w:r>
      <w:r w:rsidRPr="003E5C93">
        <w:rPr>
          <w:rStyle w:val="tagnamecolor"/>
        </w:rPr>
        <w:t>/body</w:t>
      </w:r>
      <w:r w:rsidRPr="003E5C93">
        <w:rPr>
          <w:rStyle w:val="tagcolor"/>
        </w:rPr>
        <w:t>&gt;</w:t>
      </w:r>
    </w:p>
    <w:p w14:paraId="5BBD0018" w14:textId="77777777" w:rsidR="00A73E61" w:rsidRPr="00A73E61" w:rsidRDefault="00BC0CC7" w:rsidP="005F075C">
      <w:pPr>
        <w:pStyle w:val="ND"/>
        <w:rPr>
          <w:b/>
          <w:bCs w:val="0"/>
        </w:rPr>
      </w:pPr>
      <w:r w:rsidRPr="00BC0CC7">
        <w:t>Trong ví dụ trên phương thức run có biến tên là color và phương thức của bộ điều khiển cũng có biến tên là color. Trong trường hợp này biến color được sử dụng trong phạm vi hiện tại của controller (myCtrl) sẽ được ưu tiên hơn biến cùng tên trong rootScope khi hiển thị giá trị.</w:t>
      </w:r>
    </w:p>
    <w:p w14:paraId="7CB98AAE" w14:textId="77777777" w:rsidR="00F06B35" w:rsidRPr="005F075C" w:rsidRDefault="00F06B35" w:rsidP="00F17477">
      <w:pPr>
        <w:pStyle w:val="Heading3"/>
      </w:pPr>
      <w:bookmarkStart w:id="11" w:name="_Toc152895923"/>
      <w:r w:rsidRPr="005F075C">
        <w:t>AngularJS Filters</w:t>
      </w:r>
      <w:bookmarkEnd w:id="11"/>
      <w:r w:rsidRPr="005F075C">
        <w:t xml:space="preserve"> </w:t>
      </w:r>
    </w:p>
    <w:p w14:paraId="750A3FFA" w14:textId="77777777" w:rsidR="00F06B35" w:rsidRDefault="00F06B35" w:rsidP="005F075C">
      <w:pPr>
        <w:pStyle w:val="ND"/>
      </w:pPr>
      <w:r w:rsidRPr="005F075C">
        <w:t>Filters cho phép xử lý và định dạng dữ liệu trước khi hiển thị nó trên giao diện người dùng. Các filters như currency, date và uppercase giúp làm cho dữ liệu trở nên dễ đọc và hiểu.</w:t>
      </w:r>
    </w:p>
    <w:p w14:paraId="254542F2" w14:textId="77777777" w:rsidR="00F06B35" w:rsidRPr="005F075C" w:rsidRDefault="00F06B35" w:rsidP="005F075C">
      <w:pPr>
        <w:pStyle w:val="ND"/>
      </w:pPr>
      <w:r w:rsidRPr="005F075C">
        <w:t>AngularJS cung cấp các bộ lọc để chuyển đổi dữ liệu</w:t>
      </w:r>
      <w:r w:rsidR="008821F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7434"/>
      </w:tblGrid>
      <w:tr w:rsidR="001567F4" w:rsidRPr="001567F4" w14:paraId="3044994F" w14:textId="77777777" w:rsidTr="003F72BB">
        <w:tc>
          <w:tcPr>
            <w:tcW w:w="898" w:type="pct"/>
            <w:shd w:val="clear" w:color="auto" w:fill="auto"/>
            <w:vAlign w:val="center"/>
          </w:tcPr>
          <w:p w14:paraId="6D2611C2" w14:textId="77777777" w:rsidR="001567F4" w:rsidRPr="001567F4" w:rsidRDefault="001567F4">
            <w:pPr>
              <w:pStyle w:val="ND"/>
              <w:ind w:firstLine="0"/>
            </w:pPr>
            <w:r w:rsidRPr="001567F4">
              <w:t>currency</w:t>
            </w:r>
          </w:p>
        </w:tc>
        <w:tc>
          <w:tcPr>
            <w:tcW w:w="4102" w:type="pct"/>
            <w:shd w:val="clear" w:color="auto" w:fill="auto"/>
            <w:vAlign w:val="center"/>
          </w:tcPr>
          <w:p w14:paraId="68842321" w14:textId="77777777" w:rsidR="001567F4" w:rsidRPr="001567F4" w:rsidRDefault="001567F4">
            <w:pPr>
              <w:pStyle w:val="ND"/>
              <w:ind w:firstLine="0"/>
            </w:pPr>
            <w:r w:rsidRPr="001567F4">
              <w:t xml:space="preserve"> Định dạng số thành định dạng tiền tệ. </w:t>
            </w:r>
          </w:p>
        </w:tc>
      </w:tr>
      <w:tr w:rsidR="001567F4" w:rsidRPr="001567F4" w14:paraId="6FE36691" w14:textId="77777777" w:rsidTr="003F72BB">
        <w:tc>
          <w:tcPr>
            <w:tcW w:w="898" w:type="pct"/>
            <w:shd w:val="clear" w:color="auto" w:fill="auto"/>
            <w:vAlign w:val="center"/>
          </w:tcPr>
          <w:p w14:paraId="52BA29E4" w14:textId="77777777" w:rsidR="001567F4" w:rsidRPr="001567F4" w:rsidRDefault="001567F4">
            <w:pPr>
              <w:pStyle w:val="ND"/>
              <w:ind w:firstLine="0"/>
            </w:pPr>
            <w:r w:rsidRPr="001567F4">
              <w:t>date</w:t>
            </w:r>
          </w:p>
        </w:tc>
        <w:tc>
          <w:tcPr>
            <w:tcW w:w="4102" w:type="pct"/>
            <w:shd w:val="clear" w:color="auto" w:fill="auto"/>
            <w:vAlign w:val="center"/>
          </w:tcPr>
          <w:p w14:paraId="4AE5E087" w14:textId="77777777" w:rsidR="001567F4" w:rsidRPr="001567F4" w:rsidRDefault="001567F4">
            <w:pPr>
              <w:pStyle w:val="ND"/>
              <w:ind w:firstLine="0"/>
            </w:pPr>
            <w:r w:rsidRPr="001567F4">
              <w:t xml:space="preserve"> Định dạng ngày theo định dạng được chỉ định. </w:t>
            </w:r>
          </w:p>
        </w:tc>
      </w:tr>
      <w:tr w:rsidR="001567F4" w:rsidRPr="001567F4" w14:paraId="31481D29" w14:textId="77777777" w:rsidTr="003F72BB">
        <w:tc>
          <w:tcPr>
            <w:tcW w:w="898" w:type="pct"/>
            <w:shd w:val="clear" w:color="auto" w:fill="auto"/>
            <w:vAlign w:val="center"/>
          </w:tcPr>
          <w:p w14:paraId="01E2CC7B" w14:textId="77777777" w:rsidR="001567F4" w:rsidRPr="001567F4" w:rsidRDefault="001567F4">
            <w:pPr>
              <w:pStyle w:val="ND"/>
              <w:ind w:firstLine="0"/>
            </w:pPr>
            <w:r w:rsidRPr="001567F4">
              <w:t>filter</w:t>
            </w:r>
          </w:p>
        </w:tc>
        <w:tc>
          <w:tcPr>
            <w:tcW w:w="4102" w:type="pct"/>
            <w:shd w:val="clear" w:color="auto" w:fill="auto"/>
            <w:vAlign w:val="center"/>
          </w:tcPr>
          <w:p w14:paraId="74CB2B46" w14:textId="77777777" w:rsidR="001567F4" w:rsidRPr="001567F4" w:rsidRDefault="001567F4">
            <w:pPr>
              <w:pStyle w:val="ND"/>
              <w:ind w:firstLine="0"/>
            </w:pPr>
            <w:r w:rsidRPr="001567F4">
              <w:t xml:space="preserve"> Chọn một tập hợp con các mục từ một mảng. </w:t>
            </w:r>
          </w:p>
        </w:tc>
      </w:tr>
      <w:tr w:rsidR="001567F4" w:rsidRPr="001567F4" w14:paraId="1847F283" w14:textId="77777777" w:rsidTr="003F72BB">
        <w:tc>
          <w:tcPr>
            <w:tcW w:w="898" w:type="pct"/>
            <w:shd w:val="clear" w:color="auto" w:fill="auto"/>
            <w:vAlign w:val="center"/>
          </w:tcPr>
          <w:p w14:paraId="36937AB2" w14:textId="77777777" w:rsidR="001567F4" w:rsidRPr="001567F4" w:rsidRDefault="001567F4">
            <w:pPr>
              <w:pStyle w:val="ND"/>
              <w:ind w:firstLine="0"/>
            </w:pPr>
            <w:r w:rsidRPr="001567F4">
              <w:t>json</w:t>
            </w:r>
          </w:p>
        </w:tc>
        <w:tc>
          <w:tcPr>
            <w:tcW w:w="4102" w:type="pct"/>
            <w:shd w:val="clear" w:color="auto" w:fill="auto"/>
            <w:vAlign w:val="center"/>
          </w:tcPr>
          <w:p w14:paraId="52D6DF78" w14:textId="77777777" w:rsidR="001567F4" w:rsidRPr="001567F4" w:rsidRDefault="001567F4">
            <w:pPr>
              <w:pStyle w:val="ND"/>
              <w:ind w:firstLine="0"/>
            </w:pPr>
            <w:r w:rsidRPr="001567F4">
              <w:t xml:space="preserve"> Định dạng một đối tượng thành chuỗi JSON. </w:t>
            </w:r>
          </w:p>
        </w:tc>
      </w:tr>
      <w:tr w:rsidR="001567F4" w:rsidRPr="001567F4" w14:paraId="03E53456" w14:textId="77777777" w:rsidTr="003F72BB">
        <w:tc>
          <w:tcPr>
            <w:tcW w:w="898" w:type="pct"/>
            <w:shd w:val="clear" w:color="auto" w:fill="auto"/>
            <w:vAlign w:val="center"/>
          </w:tcPr>
          <w:p w14:paraId="1B2F3EFE" w14:textId="77777777" w:rsidR="001567F4" w:rsidRPr="001567F4" w:rsidRDefault="001567F4">
            <w:pPr>
              <w:pStyle w:val="ND"/>
              <w:ind w:firstLine="0"/>
            </w:pPr>
            <w:r w:rsidRPr="001567F4">
              <w:lastRenderedPageBreak/>
              <w:t>limitTo</w:t>
            </w:r>
          </w:p>
        </w:tc>
        <w:tc>
          <w:tcPr>
            <w:tcW w:w="4102" w:type="pct"/>
            <w:shd w:val="clear" w:color="auto" w:fill="auto"/>
            <w:vAlign w:val="center"/>
          </w:tcPr>
          <w:p w14:paraId="7E9060F9" w14:textId="77777777" w:rsidR="001567F4" w:rsidRPr="001567F4" w:rsidRDefault="001567F4">
            <w:pPr>
              <w:pStyle w:val="ND"/>
              <w:ind w:firstLine="0"/>
            </w:pPr>
            <w:r w:rsidRPr="001567F4">
              <w:t xml:space="preserve"> Giới hạn một mảng/chuỗi thành một số phần tử/ký tự được chỉ định.</w:t>
            </w:r>
          </w:p>
        </w:tc>
      </w:tr>
      <w:tr w:rsidR="001567F4" w:rsidRPr="001567F4" w14:paraId="209190D7" w14:textId="77777777" w:rsidTr="003F72BB">
        <w:tc>
          <w:tcPr>
            <w:tcW w:w="898" w:type="pct"/>
            <w:shd w:val="clear" w:color="auto" w:fill="auto"/>
            <w:vAlign w:val="center"/>
          </w:tcPr>
          <w:p w14:paraId="0B156EBC" w14:textId="77777777" w:rsidR="001567F4" w:rsidRPr="001567F4" w:rsidRDefault="001567F4">
            <w:pPr>
              <w:pStyle w:val="ND"/>
              <w:ind w:firstLine="0"/>
            </w:pPr>
            <w:r w:rsidRPr="001567F4">
              <w:t>lowercase</w:t>
            </w:r>
          </w:p>
        </w:tc>
        <w:tc>
          <w:tcPr>
            <w:tcW w:w="4102" w:type="pct"/>
            <w:shd w:val="clear" w:color="auto" w:fill="auto"/>
            <w:vAlign w:val="center"/>
          </w:tcPr>
          <w:p w14:paraId="5045CB35" w14:textId="77777777" w:rsidR="001567F4" w:rsidRPr="001567F4" w:rsidRDefault="001567F4">
            <w:pPr>
              <w:pStyle w:val="ND"/>
              <w:ind w:firstLine="0"/>
            </w:pPr>
            <w:r w:rsidRPr="001567F4">
              <w:t xml:space="preserve"> Định dạng chuỗi thành chữ thường. </w:t>
            </w:r>
          </w:p>
        </w:tc>
      </w:tr>
      <w:tr w:rsidR="001567F4" w:rsidRPr="001567F4" w14:paraId="4783E051" w14:textId="77777777" w:rsidTr="003F72BB">
        <w:tc>
          <w:tcPr>
            <w:tcW w:w="898" w:type="pct"/>
            <w:shd w:val="clear" w:color="auto" w:fill="auto"/>
            <w:vAlign w:val="center"/>
          </w:tcPr>
          <w:p w14:paraId="0B6E40C1" w14:textId="77777777" w:rsidR="001567F4" w:rsidRPr="001567F4" w:rsidRDefault="001567F4">
            <w:pPr>
              <w:pStyle w:val="ND"/>
              <w:ind w:firstLine="0"/>
            </w:pPr>
            <w:r w:rsidRPr="001567F4">
              <w:t>number</w:t>
            </w:r>
          </w:p>
        </w:tc>
        <w:tc>
          <w:tcPr>
            <w:tcW w:w="4102" w:type="pct"/>
            <w:shd w:val="clear" w:color="auto" w:fill="auto"/>
            <w:vAlign w:val="center"/>
          </w:tcPr>
          <w:p w14:paraId="1FB6EBE1" w14:textId="77777777" w:rsidR="001567F4" w:rsidRPr="001567F4" w:rsidRDefault="001567F4">
            <w:pPr>
              <w:pStyle w:val="ND"/>
              <w:ind w:firstLine="0"/>
            </w:pPr>
            <w:r w:rsidRPr="001567F4">
              <w:t xml:space="preserve"> Định dạng số thành chuỗi. </w:t>
            </w:r>
          </w:p>
        </w:tc>
      </w:tr>
      <w:tr w:rsidR="001567F4" w:rsidRPr="001567F4" w14:paraId="3E00927E" w14:textId="77777777" w:rsidTr="003F72BB">
        <w:tc>
          <w:tcPr>
            <w:tcW w:w="898" w:type="pct"/>
            <w:shd w:val="clear" w:color="auto" w:fill="auto"/>
            <w:vAlign w:val="center"/>
          </w:tcPr>
          <w:p w14:paraId="29416B81" w14:textId="77777777" w:rsidR="001567F4" w:rsidRPr="001567F4" w:rsidRDefault="001567F4">
            <w:pPr>
              <w:pStyle w:val="ND"/>
              <w:ind w:firstLine="0"/>
            </w:pPr>
            <w:r w:rsidRPr="001567F4">
              <w:t>orderBy</w:t>
            </w:r>
          </w:p>
        </w:tc>
        <w:tc>
          <w:tcPr>
            <w:tcW w:w="4102" w:type="pct"/>
            <w:shd w:val="clear" w:color="auto" w:fill="auto"/>
            <w:vAlign w:val="center"/>
          </w:tcPr>
          <w:p w14:paraId="4DC5F2CD" w14:textId="77777777" w:rsidR="001567F4" w:rsidRPr="001567F4" w:rsidRDefault="001567F4">
            <w:pPr>
              <w:pStyle w:val="ND"/>
              <w:ind w:firstLine="0"/>
            </w:pPr>
            <w:r w:rsidRPr="001567F4">
              <w:t xml:space="preserve"> Sắp xếp một mảng theo một biểu thức. </w:t>
            </w:r>
          </w:p>
        </w:tc>
      </w:tr>
      <w:tr w:rsidR="001567F4" w14:paraId="737AE52E" w14:textId="77777777" w:rsidTr="003F72BB">
        <w:tc>
          <w:tcPr>
            <w:tcW w:w="898" w:type="pct"/>
            <w:shd w:val="clear" w:color="auto" w:fill="auto"/>
            <w:vAlign w:val="center"/>
          </w:tcPr>
          <w:p w14:paraId="3700B474" w14:textId="77777777" w:rsidR="001567F4" w:rsidRPr="001567F4" w:rsidRDefault="001567F4">
            <w:pPr>
              <w:pStyle w:val="ND"/>
              <w:ind w:firstLine="0"/>
            </w:pPr>
            <w:r w:rsidRPr="001567F4">
              <w:t>uppercase</w:t>
            </w:r>
          </w:p>
        </w:tc>
        <w:tc>
          <w:tcPr>
            <w:tcW w:w="4102" w:type="pct"/>
            <w:shd w:val="clear" w:color="auto" w:fill="auto"/>
            <w:vAlign w:val="center"/>
          </w:tcPr>
          <w:p w14:paraId="3117A753" w14:textId="77777777" w:rsidR="001567F4" w:rsidRDefault="001567F4">
            <w:pPr>
              <w:pStyle w:val="ND"/>
              <w:ind w:firstLine="0"/>
            </w:pPr>
            <w:r w:rsidRPr="001567F4">
              <w:t xml:space="preserve"> Định dạng một chuỗi thành chữ hoa.</w:t>
            </w:r>
          </w:p>
        </w:tc>
      </w:tr>
    </w:tbl>
    <w:p w14:paraId="4CB7013C" w14:textId="77777777" w:rsidR="0061421C" w:rsidRDefault="0061421C" w:rsidP="0061421C">
      <w:pPr>
        <w:pStyle w:val="ND"/>
        <w:rPr>
          <w:b/>
          <w:bCs w:val="0"/>
        </w:rPr>
      </w:pPr>
      <w:r w:rsidRPr="0061421C">
        <w:rPr>
          <w:b/>
          <w:bCs w:val="0"/>
        </w:rPr>
        <w:t>Thêm bộ lọc vào biểu thức</w:t>
      </w:r>
    </w:p>
    <w:p w14:paraId="23B72773" w14:textId="77777777" w:rsidR="0061421C" w:rsidRDefault="0061421C" w:rsidP="0061421C">
      <w:pPr>
        <w:pStyle w:val="ND"/>
      </w:pPr>
      <w:r>
        <w:t>Bộ lọc được thêm vào biểu thức bằng cách sử dụng ký tự | rồi đến bộ lọc.</w:t>
      </w:r>
    </w:p>
    <w:p w14:paraId="447139A6" w14:textId="77777777" w:rsidR="0018316E" w:rsidRPr="005F075C" w:rsidRDefault="0018316E" w:rsidP="005F075C">
      <w:pPr>
        <w:pStyle w:val="ND"/>
      </w:pPr>
      <w:r>
        <w:t>V</w:t>
      </w:r>
      <w:r w:rsidR="0061421C">
        <w:t>í dụ</w:t>
      </w:r>
      <w:r>
        <w:t xml:space="preserve">: </w:t>
      </w:r>
      <w:r w:rsidR="002C5E0A" w:rsidRPr="005F075C">
        <w:t>uppercase</w:t>
      </w:r>
      <w:r w:rsidR="0061421C">
        <w:t xml:space="preserve"> </w:t>
      </w:r>
      <w:r w:rsidR="0061421C" w:rsidRPr="0067169A">
        <w:rPr>
          <w:rStyle w:val="codeChar"/>
        </w:rPr>
        <w:t>yourName</w:t>
      </w:r>
      <w:r w:rsidR="0061421C">
        <w:t xml:space="preserve"> thành chữ hoa.</w:t>
      </w:r>
    </w:p>
    <w:p w14:paraId="46BD6B19" w14:textId="77777777" w:rsidR="0061421C" w:rsidRPr="0061421C" w:rsidRDefault="0061421C" w:rsidP="0061421C">
      <w:pPr>
        <w:pStyle w:val="manguon"/>
        <w:rPr>
          <w:rStyle w:val="tagcolor"/>
        </w:rPr>
      </w:pPr>
      <w:r w:rsidRPr="0061421C">
        <w:rPr>
          <w:rStyle w:val="tagcolor"/>
        </w:rPr>
        <w:t>&lt;div ng-app="myApp" ng-controller="personCtrl"</w:t>
      </w:r>
    </w:p>
    <w:p w14:paraId="6BC27718" w14:textId="77777777" w:rsidR="0061421C" w:rsidRPr="0061421C" w:rsidRDefault="0061421C" w:rsidP="0061421C">
      <w:pPr>
        <w:pStyle w:val="manguon"/>
        <w:rPr>
          <w:rStyle w:val="tagcolor"/>
        </w:rPr>
      </w:pPr>
      <w:r>
        <w:rPr>
          <w:rStyle w:val="tagcolor"/>
        </w:rPr>
        <w:t xml:space="preserve">  </w:t>
      </w:r>
      <w:r w:rsidRPr="0061421C">
        <w:rPr>
          <w:rStyle w:val="tagcolor"/>
        </w:rPr>
        <w:t>&lt;p&gt;The name is {{ lastName | uppercase }}&lt;/p&gt;</w:t>
      </w:r>
    </w:p>
    <w:p w14:paraId="1E5FCBD5" w14:textId="77777777" w:rsidR="0061421C" w:rsidRDefault="0061421C" w:rsidP="0061421C">
      <w:pPr>
        <w:pStyle w:val="manguon"/>
        <w:rPr>
          <w:rStyle w:val="tagcolor"/>
        </w:rPr>
      </w:pPr>
      <w:r w:rsidRPr="0061421C">
        <w:rPr>
          <w:rStyle w:val="tagcolor"/>
        </w:rPr>
        <w:t>&lt;/div&gt;</w:t>
      </w:r>
    </w:p>
    <w:p w14:paraId="5C1B6472" w14:textId="77777777" w:rsidR="0061421C" w:rsidRPr="0061421C" w:rsidRDefault="0061421C" w:rsidP="0061421C">
      <w:pPr>
        <w:pStyle w:val="manguon"/>
        <w:rPr>
          <w:rStyle w:val="tagcolor"/>
        </w:rPr>
      </w:pPr>
    </w:p>
    <w:p w14:paraId="21E960DA" w14:textId="77777777" w:rsidR="0061421C" w:rsidRPr="0061421C" w:rsidRDefault="0061421C" w:rsidP="0061421C">
      <w:pPr>
        <w:pStyle w:val="manguon"/>
        <w:rPr>
          <w:rStyle w:val="tagcolor"/>
        </w:rPr>
      </w:pPr>
      <w:r w:rsidRPr="0061421C">
        <w:rPr>
          <w:rStyle w:val="tagcolor"/>
        </w:rPr>
        <w:t>&lt;script&gt;</w:t>
      </w:r>
    </w:p>
    <w:p w14:paraId="11355334" w14:textId="77777777" w:rsidR="0061421C" w:rsidRPr="0061421C" w:rsidRDefault="0061421C" w:rsidP="0061421C">
      <w:pPr>
        <w:pStyle w:val="manguon"/>
        <w:rPr>
          <w:rStyle w:val="tagcolor"/>
        </w:rPr>
      </w:pPr>
      <w:r>
        <w:rPr>
          <w:rStyle w:val="tagcolor"/>
        </w:rPr>
        <w:t xml:space="preserve">  </w:t>
      </w:r>
      <w:r w:rsidRPr="0061421C">
        <w:rPr>
          <w:rStyle w:val="tagcolor"/>
        </w:rPr>
        <w:t>angular.module('myApp', []).controller('personCtrl', function($scope) {</w:t>
      </w:r>
    </w:p>
    <w:p w14:paraId="45C5BAB9" w14:textId="77777777" w:rsidR="0061421C" w:rsidRPr="0061421C" w:rsidRDefault="0061421C" w:rsidP="0061421C">
      <w:pPr>
        <w:pStyle w:val="manguon"/>
        <w:rPr>
          <w:rStyle w:val="tagcolor"/>
        </w:rPr>
      </w:pPr>
      <w:r w:rsidRPr="0061421C">
        <w:rPr>
          <w:rStyle w:val="tagcolor"/>
        </w:rPr>
        <w:t xml:space="preserve">    $scope.firstName = "</w:t>
      </w:r>
      <w:r w:rsidR="009266F9">
        <w:rPr>
          <w:rStyle w:val="tagcolor"/>
        </w:rPr>
        <w:t>Trung</w:t>
      </w:r>
      <w:r w:rsidRPr="0061421C">
        <w:rPr>
          <w:rStyle w:val="tagcolor"/>
        </w:rPr>
        <w:t>",</w:t>
      </w:r>
    </w:p>
    <w:p w14:paraId="4D9913F6" w14:textId="77777777" w:rsidR="0061421C" w:rsidRPr="0061421C" w:rsidRDefault="0061421C" w:rsidP="0061421C">
      <w:pPr>
        <w:pStyle w:val="manguon"/>
        <w:rPr>
          <w:rStyle w:val="tagcolor"/>
        </w:rPr>
      </w:pPr>
      <w:r w:rsidRPr="0061421C">
        <w:rPr>
          <w:rStyle w:val="tagcolor"/>
        </w:rPr>
        <w:t xml:space="preserve">    $scope.lastName = "</w:t>
      </w:r>
      <w:r w:rsidR="009266F9">
        <w:rPr>
          <w:rStyle w:val="tagcolor"/>
        </w:rPr>
        <w:t>Nghia</w:t>
      </w:r>
      <w:r w:rsidRPr="0061421C">
        <w:rPr>
          <w:rStyle w:val="tagcolor"/>
        </w:rPr>
        <w:t>"</w:t>
      </w:r>
    </w:p>
    <w:p w14:paraId="049FAC85" w14:textId="77777777" w:rsidR="0061421C" w:rsidRPr="0061421C" w:rsidRDefault="0061421C" w:rsidP="0061421C">
      <w:pPr>
        <w:pStyle w:val="manguon"/>
        <w:rPr>
          <w:rStyle w:val="tagcolor"/>
        </w:rPr>
      </w:pPr>
      <w:r>
        <w:rPr>
          <w:rStyle w:val="tagcolor"/>
        </w:rPr>
        <w:t xml:space="preserve">  </w:t>
      </w:r>
      <w:r w:rsidRPr="0061421C">
        <w:rPr>
          <w:rStyle w:val="tagcolor"/>
        </w:rPr>
        <w:t>});</w:t>
      </w:r>
    </w:p>
    <w:p w14:paraId="7CAA3039" w14:textId="77777777" w:rsidR="0018316E" w:rsidRDefault="0061421C" w:rsidP="0061421C">
      <w:pPr>
        <w:pStyle w:val="manguon"/>
        <w:rPr>
          <w:rStyle w:val="tagcolor"/>
        </w:rPr>
      </w:pPr>
      <w:r w:rsidRPr="0061421C">
        <w:rPr>
          <w:rStyle w:val="tagcolor"/>
        </w:rPr>
        <w:t>&lt;/script&gt;</w:t>
      </w:r>
    </w:p>
    <w:p w14:paraId="2808E69B" w14:textId="4B84B695" w:rsidR="00C33305" w:rsidRDefault="00C33305" w:rsidP="003721D6">
      <w:pPr>
        <w:pStyle w:val="ND"/>
      </w:pPr>
      <w:r>
        <w:t>Kết quả sau khi sử dụng bộ lọc uppercase là</w:t>
      </w:r>
      <w:r w:rsidR="00610DE6">
        <w:t>:</w:t>
      </w:r>
    </w:p>
    <w:p w14:paraId="7883915C" w14:textId="77777777" w:rsidR="00C33305" w:rsidRDefault="00C33305" w:rsidP="00C33305">
      <w:pPr>
        <w:pStyle w:val="manguon"/>
      </w:pPr>
      <w:r>
        <w:t>The name is NGHIA</w:t>
      </w:r>
    </w:p>
    <w:p w14:paraId="6A6C7A71" w14:textId="77777777" w:rsidR="00C33305" w:rsidRPr="00C33305" w:rsidRDefault="00C33305" w:rsidP="003721D6">
      <w:pPr>
        <w:pStyle w:val="ND"/>
        <w:rPr>
          <w:b/>
          <w:bCs w:val="0"/>
        </w:rPr>
      </w:pPr>
      <w:r w:rsidRPr="00C33305">
        <w:rPr>
          <w:b/>
          <w:bCs w:val="0"/>
        </w:rPr>
        <w:t>Thêm bộ lọc vào chỉ thị</w:t>
      </w:r>
    </w:p>
    <w:p w14:paraId="5EA24359" w14:textId="77777777" w:rsidR="00C33305" w:rsidRDefault="00C33305" w:rsidP="003721D6">
      <w:pPr>
        <w:pStyle w:val="ND"/>
      </w:pPr>
      <w:r>
        <w:t>Thêm bộ lọc vào chỉ thị tương tự như thêm vào biểu thức, sử dụng ký tự | rồi đến bộ lọc.</w:t>
      </w:r>
    </w:p>
    <w:p w14:paraId="11FEA8AB" w14:textId="77777777" w:rsidR="007A2BC3" w:rsidRPr="0018316E" w:rsidRDefault="003721D6" w:rsidP="007A2BC3">
      <w:pPr>
        <w:pStyle w:val="ND"/>
      </w:pPr>
      <w:r>
        <w:t>V</w:t>
      </w:r>
      <w:r w:rsidR="007A2BC3">
        <w:t>í dụ</w:t>
      </w:r>
      <w:r>
        <w:t xml:space="preserve">: </w:t>
      </w:r>
      <w:r w:rsidR="007A2BC3">
        <w:t>orderBy sắp xếp một mảng.</w:t>
      </w:r>
    </w:p>
    <w:p w14:paraId="71995AD8" w14:textId="77777777" w:rsidR="00C63926" w:rsidRDefault="00C63926" w:rsidP="00C63926">
      <w:pPr>
        <w:pStyle w:val="manguon"/>
      </w:pPr>
      <w:r>
        <w:t>&lt;div ng-app="myApp" ng-controller="namesCtrl"&gt;</w:t>
      </w:r>
    </w:p>
    <w:p w14:paraId="233F0F8D" w14:textId="77777777" w:rsidR="00C63926" w:rsidRDefault="00C63926" w:rsidP="00C63926">
      <w:pPr>
        <w:pStyle w:val="manguon"/>
      </w:pPr>
      <w:r>
        <w:t xml:space="preserve">  &lt;p&gt;Looping with objects:&lt;/p&gt;</w:t>
      </w:r>
    </w:p>
    <w:p w14:paraId="45444A19" w14:textId="77777777" w:rsidR="00C63926" w:rsidRDefault="00C63926" w:rsidP="00C63926">
      <w:pPr>
        <w:pStyle w:val="manguon"/>
      </w:pPr>
      <w:r>
        <w:t xml:space="preserve">  &lt;ul&gt;</w:t>
      </w:r>
    </w:p>
    <w:p w14:paraId="67DB6B8F" w14:textId="77777777" w:rsidR="00C63926" w:rsidRDefault="00C63926" w:rsidP="00C63926">
      <w:pPr>
        <w:pStyle w:val="manguon"/>
      </w:pPr>
      <w:r>
        <w:t xml:space="preserve">    &lt;li ng-repeat="x in names | orderBy:'country'"&gt;</w:t>
      </w:r>
    </w:p>
    <w:p w14:paraId="67BA3BEA" w14:textId="77777777" w:rsidR="00C63926" w:rsidRDefault="00C63926" w:rsidP="00C63926">
      <w:pPr>
        <w:pStyle w:val="manguon"/>
      </w:pPr>
      <w:r>
        <w:t xml:space="preserve">      {{ x.name + ', ' + x.country }}</w:t>
      </w:r>
    </w:p>
    <w:p w14:paraId="6E998095" w14:textId="77777777" w:rsidR="00C63926" w:rsidRDefault="00C63926" w:rsidP="00C63926">
      <w:pPr>
        <w:pStyle w:val="manguon"/>
      </w:pPr>
      <w:r>
        <w:t xml:space="preserve">    &lt;/li&gt;</w:t>
      </w:r>
    </w:p>
    <w:p w14:paraId="11E6C8A5" w14:textId="77777777" w:rsidR="00C63926" w:rsidRDefault="00C63926" w:rsidP="00C63926">
      <w:pPr>
        <w:pStyle w:val="manguon"/>
      </w:pPr>
      <w:r>
        <w:lastRenderedPageBreak/>
        <w:t xml:space="preserve">  &lt;/ul&gt;</w:t>
      </w:r>
    </w:p>
    <w:p w14:paraId="5DAC26CD" w14:textId="77777777" w:rsidR="00C63926" w:rsidRDefault="00C63926" w:rsidP="00C63926">
      <w:pPr>
        <w:pStyle w:val="manguon"/>
      </w:pPr>
      <w:r>
        <w:t>&lt;/div&gt;</w:t>
      </w:r>
    </w:p>
    <w:p w14:paraId="30595D8A" w14:textId="77777777" w:rsidR="00C63926" w:rsidRDefault="00C63926" w:rsidP="00C63926">
      <w:pPr>
        <w:pStyle w:val="manguon"/>
      </w:pPr>
    </w:p>
    <w:p w14:paraId="6F665384" w14:textId="77777777" w:rsidR="00C63926" w:rsidRDefault="00C63926" w:rsidP="00C63926">
      <w:pPr>
        <w:pStyle w:val="manguon"/>
      </w:pPr>
      <w:r>
        <w:t>&lt;script&gt;</w:t>
      </w:r>
    </w:p>
    <w:p w14:paraId="439EEDBB" w14:textId="77777777" w:rsidR="00C63926" w:rsidRDefault="00C63926" w:rsidP="00C63926">
      <w:pPr>
        <w:pStyle w:val="manguon"/>
      </w:pPr>
      <w:r>
        <w:t xml:space="preserve">  angular.module('myApp', []).controller('namesCtrl', function($scope) {</w:t>
      </w:r>
    </w:p>
    <w:p w14:paraId="431305A9" w14:textId="77777777" w:rsidR="00C63926" w:rsidRDefault="00C63926" w:rsidP="00C63926">
      <w:pPr>
        <w:pStyle w:val="manguon"/>
      </w:pPr>
      <w:r>
        <w:t xml:space="preserve">    $scope.names = [</w:t>
      </w:r>
    </w:p>
    <w:p w14:paraId="4BCCFF5B" w14:textId="77777777" w:rsidR="00C63926" w:rsidRDefault="00C63926" w:rsidP="00C63926">
      <w:pPr>
        <w:pStyle w:val="manguon"/>
      </w:pPr>
      <w:r>
        <w:t xml:space="preserve">      {name:'Tran',country:'Tra Vinh'},</w:t>
      </w:r>
    </w:p>
    <w:p w14:paraId="126D3388" w14:textId="77777777" w:rsidR="00C63926" w:rsidRDefault="00C63926" w:rsidP="00C63926">
      <w:pPr>
        <w:pStyle w:val="manguon"/>
      </w:pPr>
      <w:r>
        <w:t xml:space="preserve">      {name:'Trung',country:'HCM'},</w:t>
      </w:r>
    </w:p>
    <w:p w14:paraId="025EAA59" w14:textId="77777777" w:rsidR="00C63926" w:rsidRDefault="00C63926" w:rsidP="00C63926">
      <w:pPr>
        <w:pStyle w:val="manguon"/>
      </w:pPr>
      <w:r>
        <w:t xml:space="preserve">      {name:'Nghia',country:'Ha Noi'},</w:t>
      </w:r>
    </w:p>
    <w:p w14:paraId="04B9C5D1" w14:textId="77777777" w:rsidR="00C63926" w:rsidRDefault="00C63926" w:rsidP="00C63926">
      <w:pPr>
        <w:pStyle w:val="manguon"/>
      </w:pPr>
      <w:r>
        <w:t xml:space="preserve">      ];</w:t>
      </w:r>
    </w:p>
    <w:p w14:paraId="65E6A038" w14:textId="77777777" w:rsidR="00C63926" w:rsidRDefault="00C63926" w:rsidP="00C63926">
      <w:pPr>
        <w:pStyle w:val="manguon"/>
      </w:pPr>
      <w:r>
        <w:t xml:space="preserve">  });</w:t>
      </w:r>
    </w:p>
    <w:p w14:paraId="5B9D6524" w14:textId="77777777" w:rsidR="0018316E" w:rsidRPr="00E43CB8" w:rsidRDefault="00C63926" w:rsidP="00C63926">
      <w:pPr>
        <w:pStyle w:val="manguon"/>
      </w:pPr>
      <w:r>
        <w:t>&lt;/script&gt;</w:t>
      </w:r>
    </w:p>
    <w:p w14:paraId="403DFAB5" w14:textId="77777777" w:rsidR="00AE4957" w:rsidRDefault="00AE4957" w:rsidP="00AE4957">
      <w:pPr>
        <w:pStyle w:val="ND"/>
      </w:pPr>
      <w:r>
        <w:t>Kết quả sau khi sử dụng bộ lọc orderBy là.</w:t>
      </w:r>
    </w:p>
    <w:p w14:paraId="24C7C96C" w14:textId="77777777" w:rsidR="00AE4957" w:rsidRDefault="00AE4957" w:rsidP="00AE4957">
      <w:pPr>
        <w:pStyle w:val="manguon"/>
      </w:pPr>
      <w:r>
        <w:t>Looping with objects:</w:t>
      </w:r>
    </w:p>
    <w:p w14:paraId="1F86FBA5" w14:textId="77777777" w:rsidR="00AE4957" w:rsidRDefault="00AE4957" w:rsidP="00AE4957">
      <w:pPr>
        <w:pStyle w:val="manguon"/>
      </w:pPr>
      <w:r>
        <w:t xml:space="preserve">  Nghia, Ha Noi</w:t>
      </w:r>
    </w:p>
    <w:p w14:paraId="1870A064" w14:textId="77777777" w:rsidR="00AE4957" w:rsidRDefault="00AE4957" w:rsidP="00AE4957">
      <w:pPr>
        <w:pStyle w:val="manguon"/>
      </w:pPr>
      <w:r>
        <w:t xml:space="preserve">  Trung, HCM</w:t>
      </w:r>
    </w:p>
    <w:p w14:paraId="33C5DFB1" w14:textId="77777777" w:rsidR="00AE4957" w:rsidRPr="00AE4957" w:rsidRDefault="00AE4957" w:rsidP="00541E4C">
      <w:pPr>
        <w:pStyle w:val="manguon"/>
      </w:pPr>
      <w:r>
        <w:t xml:space="preserve">  Tran, Tra Vinh</w:t>
      </w:r>
    </w:p>
    <w:p w14:paraId="49234817" w14:textId="77777777" w:rsidR="00534887" w:rsidRPr="00297995" w:rsidRDefault="00534887" w:rsidP="005176B9">
      <w:pPr>
        <w:pStyle w:val="Heading3"/>
        <w:jc w:val="left"/>
      </w:pPr>
      <w:bookmarkStart w:id="12" w:name="_Toc152895924"/>
      <w:r w:rsidRPr="00297995">
        <w:t>AngularJS Services</w:t>
      </w:r>
      <w:bookmarkEnd w:id="12"/>
      <w:r w:rsidRPr="00297995">
        <w:t xml:space="preserve"> </w:t>
      </w:r>
    </w:p>
    <w:p w14:paraId="69917C6F" w14:textId="25544A76" w:rsidR="00534887" w:rsidRPr="00297995" w:rsidRDefault="00534887" w:rsidP="00297995">
      <w:pPr>
        <w:pStyle w:val="ND"/>
      </w:pPr>
      <w:r w:rsidRPr="00297995">
        <w:t xml:space="preserve">AngularJS Services cung cấp các dịch vụ có thể được chia sẻ giữa các thành phần trong ứng dụng. Điều này giúp tái sử dụng </w:t>
      </w:r>
      <w:r w:rsidR="00610DE6">
        <w:t>mã nguồn</w:t>
      </w:r>
      <w:r w:rsidR="00610DE6" w:rsidRPr="00297995">
        <w:t xml:space="preserve"> </w:t>
      </w:r>
      <w:r w:rsidRPr="00297995">
        <w:t xml:space="preserve">và </w:t>
      </w:r>
      <w:r w:rsidR="00352D6F">
        <w:t>tăng sự</w:t>
      </w:r>
      <w:r w:rsidRPr="00297995">
        <w:t xml:space="preserve"> linh hoạt.</w:t>
      </w:r>
    </w:p>
    <w:p w14:paraId="0D5FA59D" w14:textId="77777777" w:rsidR="005439AB" w:rsidRDefault="003A17BD" w:rsidP="00297995">
      <w:pPr>
        <w:pStyle w:val="ND"/>
      </w:pPr>
      <w:r w:rsidRPr="00297995">
        <w:t>Dịch vụ</w:t>
      </w:r>
      <w:r w:rsidR="005439AB" w:rsidRPr="00297995">
        <w:t xml:space="preserve"> </w:t>
      </w:r>
      <w:r w:rsidR="005439AB" w:rsidRPr="00502F1D">
        <w:rPr>
          <w:rStyle w:val="codeChar"/>
        </w:rPr>
        <w:t>$location</w:t>
      </w:r>
      <w:r w:rsidR="005439AB" w:rsidRPr="00297995">
        <w:t xml:space="preserve"> có các phương thức trả về thông tin về vị trí của trang web hiện tại.</w:t>
      </w:r>
    </w:p>
    <w:p w14:paraId="2961321B" w14:textId="77777777" w:rsidR="00502F1D" w:rsidRPr="00297995" w:rsidRDefault="00502F1D" w:rsidP="00297995">
      <w:pPr>
        <w:pStyle w:val="ND"/>
      </w:pPr>
      <w:r>
        <w:t xml:space="preserve">Ví dụ: sử dụng </w:t>
      </w:r>
      <w:r w:rsidRPr="00502F1D">
        <w:rPr>
          <w:rStyle w:val="codeChar"/>
        </w:rPr>
        <w:t>$location</w:t>
      </w:r>
      <w:r>
        <w:rPr>
          <w:rStyle w:val="codeChar"/>
        </w:rPr>
        <w:t xml:space="preserve"> </w:t>
      </w:r>
      <w:r w:rsidRPr="00502F1D">
        <w:t>trong bộ điều khiển</w:t>
      </w:r>
      <w:r>
        <w:t>.</w:t>
      </w:r>
    </w:p>
    <w:p w14:paraId="10CC06E2" w14:textId="77777777" w:rsidR="00502F1D" w:rsidRDefault="00502F1D" w:rsidP="00502F1D">
      <w:pPr>
        <w:pStyle w:val="manguon"/>
      </w:pPr>
      <w:r>
        <w:t>&lt;div ng-app="myApp" ng-controller="myCtrl"&gt;</w:t>
      </w:r>
    </w:p>
    <w:p w14:paraId="7E30D41B" w14:textId="77777777" w:rsidR="00502F1D" w:rsidRDefault="00502F1D" w:rsidP="00502F1D">
      <w:pPr>
        <w:pStyle w:val="manguon"/>
      </w:pPr>
      <w:r>
        <w:t xml:space="preserve">  &lt;p&gt;The url of this page is:&lt;/p&gt;</w:t>
      </w:r>
    </w:p>
    <w:p w14:paraId="3245FF01" w14:textId="77777777" w:rsidR="00502F1D" w:rsidRDefault="00502F1D" w:rsidP="00502F1D">
      <w:pPr>
        <w:pStyle w:val="manguon"/>
      </w:pPr>
      <w:r>
        <w:t xml:space="preserve">  &lt;h3&gt;{{myUrl}}&lt;/h3&gt;</w:t>
      </w:r>
    </w:p>
    <w:p w14:paraId="4254921E" w14:textId="77777777" w:rsidR="00502F1D" w:rsidRDefault="00502F1D" w:rsidP="00502F1D">
      <w:pPr>
        <w:pStyle w:val="manguon"/>
      </w:pPr>
      <w:r>
        <w:t>&lt;/div&gt;</w:t>
      </w:r>
    </w:p>
    <w:p w14:paraId="4176710D" w14:textId="77777777" w:rsidR="00502F1D" w:rsidRDefault="00502F1D" w:rsidP="00502F1D">
      <w:pPr>
        <w:pStyle w:val="manguon"/>
      </w:pPr>
    </w:p>
    <w:p w14:paraId="77DBC5A1" w14:textId="77777777" w:rsidR="00502F1D" w:rsidRDefault="00502F1D" w:rsidP="00502F1D">
      <w:pPr>
        <w:pStyle w:val="manguon"/>
      </w:pPr>
      <w:r>
        <w:t>&lt;script&gt;</w:t>
      </w:r>
    </w:p>
    <w:p w14:paraId="45399D63" w14:textId="77777777" w:rsidR="00502F1D" w:rsidRDefault="00502F1D" w:rsidP="00502F1D">
      <w:pPr>
        <w:pStyle w:val="manguon"/>
      </w:pPr>
      <w:r>
        <w:t xml:space="preserve">  var app = angular.module('myApp', []);</w:t>
      </w:r>
    </w:p>
    <w:p w14:paraId="4E57A805" w14:textId="77777777" w:rsidR="00502F1D" w:rsidRDefault="00502F1D" w:rsidP="00502F1D">
      <w:pPr>
        <w:pStyle w:val="manguon"/>
      </w:pPr>
      <w:r>
        <w:t xml:space="preserve">  app.controller('myCtrl', function($scope, $location) {</w:t>
      </w:r>
    </w:p>
    <w:p w14:paraId="13D5A57B" w14:textId="77777777" w:rsidR="00502F1D" w:rsidRDefault="00502F1D" w:rsidP="00502F1D">
      <w:pPr>
        <w:pStyle w:val="manguon"/>
      </w:pPr>
      <w:r>
        <w:t xml:space="preserve">    $scope.myUrl = $location.absUrl();</w:t>
      </w:r>
    </w:p>
    <w:p w14:paraId="063A151C" w14:textId="77777777" w:rsidR="00502F1D" w:rsidRDefault="00502F1D" w:rsidP="00502F1D">
      <w:pPr>
        <w:pStyle w:val="manguon"/>
      </w:pPr>
      <w:r>
        <w:t xml:space="preserve">  });</w:t>
      </w:r>
    </w:p>
    <w:p w14:paraId="7D489A33" w14:textId="77777777" w:rsidR="00297995" w:rsidRPr="00297995" w:rsidRDefault="00502F1D" w:rsidP="00502F1D">
      <w:pPr>
        <w:pStyle w:val="manguon"/>
      </w:pPr>
      <w:r>
        <w:t>&lt;/script&gt;</w:t>
      </w:r>
    </w:p>
    <w:p w14:paraId="65509E38" w14:textId="2D8D957F" w:rsidR="00502F1D" w:rsidRDefault="00502F1D" w:rsidP="00B45DDC">
      <w:pPr>
        <w:pStyle w:val="ND"/>
      </w:pPr>
      <w:r>
        <w:t xml:space="preserve">Kết quả trả về như </w:t>
      </w:r>
      <w:r w:rsidR="00610DE6">
        <w:t>sau:</w:t>
      </w:r>
    </w:p>
    <w:p w14:paraId="60D2C8BF" w14:textId="77777777" w:rsidR="00502F1D" w:rsidRDefault="00502F1D" w:rsidP="00502F1D">
      <w:pPr>
        <w:pStyle w:val="manguon"/>
      </w:pPr>
      <w:r>
        <w:lastRenderedPageBreak/>
        <w:t>The url of this page is:</w:t>
      </w:r>
    </w:p>
    <w:p w14:paraId="116C31A3" w14:textId="77777777" w:rsidR="00502F1D" w:rsidRDefault="00502F1D" w:rsidP="00502F1D">
      <w:pPr>
        <w:pStyle w:val="manguon"/>
      </w:pPr>
      <w:r>
        <w:t>https://www.w3schools.com/angular/tryit.asp?filename=try_ng_services</w:t>
      </w:r>
    </w:p>
    <w:p w14:paraId="7EB9036B" w14:textId="77777777" w:rsidR="00502F1D" w:rsidRDefault="00D2466F" w:rsidP="00D2466F">
      <w:pPr>
        <w:pStyle w:val="ND"/>
      </w:pPr>
      <w:r w:rsidRPr="00D2466F">
        <w:t>Đối tượng </w:t>
      </w:r>
      <w:r w:rsidRPr="00D2466F">
        <w:rPr>
          <w:rStyle w:val="codeChar"/>
        </w:rPr>
        <w:t>$location</w:t>
      </w:r>
      <w:r w:rsidRPr="00D2466F">
        <w:t> là một dịch vụ trong AngularJS được sử dụng để làm việc với URL. Nó cung cấp các phương thức và thuộc tính để truy cập và thao tác đường dẫn URL.</w:t>
      </w:r>
    </w:p>
    <w:p w14:paraId="1AC50B79" w14:textId="77777777" w:rsidR="00D2466F" w:rsidRPr="00D2466F" w:rsidRDefault="00D2466F" w:rsidP="00D2466F">
      <w:pPr>
        <w:pStyle w:val="ND"/>
      </w:pPr>
      <w:r w:rsidRPr="00D2466F">
        <w:rPr>
          <w:rStyle w:val="codeChar"/>
        </w:rPr>
        <w:t>$location.absUrl()</w:t>
      </w:r>
      <w:r w:rsidRPr="00D2466F">
        <w:t xml:space="preserve">: Đây là một phương thức của </w:t>
      </w:r>
      <w:r w:rsidRPr="00D2466F">
        <w:rPr>
          <w:rStyle w:val="codeChar"/>
        </w:rPr>
        <w:t>$location</w:t>
      </w:r>
      <w:r w:rsidRPr="00D2466F">
        <w:t xml:space="preserve"> được sử dụng để trả về đường dẫn URL tuyệt đối (absolute URL) của trang hiện tại</w:t>
      </w:r>
      <w:r>
        <w:t>.</w:t>
      </w:r>
    </w:p>
    <w:p w14:paraId="1455CE24" w14:textId="77777777" w:rsidR="00F06B35" w:rsidRPr="00B45DDC" w:rsidRDefault="005D0410" w:rsidP="00EE15BD">
      <w:pPr>
        <w:pStyle w:val="ND"/>
      </w:pPr>
      <w:r w:rsidRPr="00B45DDC">
        <w:t xml:space="preserve">Lưu ý rằng dịch vụ </w:t>
      </w:r>
      <w:r w:rsidRPr="00EE15BD">
        <w:rPr>
          <w:rStyle w:val="codeChar"/>
        </w:rPr>
        <w:t>$location</w:t>
      </w:r>
      <w:r w:rsidRPr="00B45DDC">
        <w:t xml:space="preserve"> được chuyển đến bộ điều khiển dưới dạng đối số. Để sử dụng dịch vụ trong bộ điều khiển, nó phải được xác định là một phần phụ thuộc.</w:t>
      </w:r>
    </w:p>
    <w:p w14:paraId="3AD202DC" w14:textId="77777777" w:rsidR="00DE1B95" w:rsidRPr="00C37FD6" w:rsidRDefault="00DE1B95" w:rsidP="004C72E4">
      <w:pPr>
        <w:pStyle w:val="Heading3"/>
      </w:pPr>
      <w:bookmarkStart w:id="13" w:name="_Toc152895925"/>
      <w:r w:rsidRPr="00C37FD6">
        <w:t>AngularJS Http</w:t>
      </w:r>
      <w:bookmarkEnd w:id="13"/>
      <w:r w:rsidRPr="00C37FD6">
        <w:t xml:space="preserve"> </w:t>
      </w:r>
    </w:p>
    <w:p w14:paraId="25C48C36" w14:textId="47B5830A" w:rsidR="00D72835" w:rsidRPr="00D72835" w:rsidRDefault="00D72835" w:rsidP="00D72835">
      <w:pPr>
        <w:pStyle w:val="ND"/>
      </w:pPr>
      <w:r w:rsidRPr="00B45DDC">
        <w:t xml:space="preserve">Dịch vụ </w:t>
      </w:r>
      <w:r w:rsidRPr="00F40438">
        <w:rPr>
          <w:rStyle w:val="codeChar"/>
        </w:rPr>
        <w:t>$http</w:t>
      </w:r>
      <w:r w:rsidRPr="00B45DDC">
        <w:t xml:space="preserve"> là một trong những dịch vụ được sử dụng phổ biến nhất trong các ứng dụng AngularJS, nó đưa ra yêu cầu tới máy chủ và cho phép ứng dụng xử lý phản hồi</w:t>
      </w:r>
      <w:r>
        <w:t xml:space="preserve">, </w:t>
      </w:r>
      <w:r w:rsidR="00DE1B95" w:rsidRPr="00C37FD6">
        <w:t xml:space="preserve">giúp tương tác với các API thông qua HTTP. Nó cung cấp các phương thức như </w:t>
      </w:r>
      <w:r w:rsidR="00DE1B95" w:rsidRPr="00F40438">
        <w:rPr>
          <w:rStyle w:val="codeChar"/>
        </w:rPr>
        <w:t>get</w:t>
      </w:r>
      <w:r w:rsidR="00DE1B95" w:rsidRPr="00C37FD6">
        <w:t xml:space="preserve">, </w:t>
      </w:r>
      <w:r w:rsidR="00DE1B95" w:rsidRPr="00F40438">
        <w:rPr>
          <w:rStyle w:val="codeChar"/>
        </w:rPr>
        <w:t>post</w:t>
      </w:r>
      <w:r w:rsidR="00DE1B95" w:rsidRPr="00C37FD6">
        <w:t xml:space="preserve"> để gửi và nhận dữ liệu từ máy chủ.</w:t>
      </w:r>
    </w:p>
    <w:p w14:paraId="0043C8BD" w14:textId="77777777" w:rsidR="00D72835" w:rsidRDefault="00D72835" w:rsidP="00D72835">
      <w:pPr>
        <w:pStyle w:val="ND"/>
      </w:pPr>
      <w:r>
        <w:t xml:space="preserve">Ví dụ: </w:t>
      </w:r>
      <w:r w:rsidRPr="0057517C">
        <w:t xml:space="preserve">Sử dụng </w:t>
      </w:r>
      <w:r w:rsidRPr="0057517C">
        <w:rPr>
          <w:rStyle w:val="codeChar"/>
        </w:rPr>
        <w:t>$http</w:t>
      </w:r>
      <w:r w:rsidRPr="0057517C">
        <w:t xml:space="preserve"> để yêu cầu dữ liệu từ máy chủ</w:t>
      </w:r>
      <w:r>
        <w:t>.</w:t>
      </w:r>
    </w:p>
    <w:p w14:paraId="4378BB53" w14:textId="6CC3BAE1" w:rsidR="00D72835" w:rsidRPr="00B1673B" w:rsidRDefault="00610DE6" w:rsidP="00D72835">
      <w:pPr>
        <w:pStyle w:val="ND"/>
      </w:pPr>
      <w:r>
        <w:t>Giả sử</w:t>
      </w:r>
      <w:r w:rsidR="00D72835" w:rsidRPr="00B1673B">
        <w:t xml:space="preserve"> tệp</w:t>
      </w:r>
      <w:r>
        <w:t xml:space="preserve"> tin</w:t>
      </w:r>
      <w:r w:rsidR="00D72835" w:rsidRPr="00B1673B">
        <w:t xml:space="preserve"> "welcome.htm" chứa một </w:t>
      </w:r>
      <w:r w:rsidRPr="00B1673B">
        <w:t>chu</w:t>
      </w:r>
      <w:r>
        <w:t>ỗ</w:t>
      </w:r>
      <w:r w:rsidRPr="00B1673B">
        <w:t xml:space="preserve">i </w:t>
      </w:r>
      <w:r w:rsidR="00D72835" w:rsidRPr="00B1673B">
        <w:t>văn bản: "Welcome To AngularJS"</w:t>
      </w:r>
    </w:p>
    <w:p w14:paraId="09B72FA1" w14:textId="77777777" w:rsidR="00D72835" w:rsidRDefault="00D72835" w:rsidP="00D72835">
      <w:pPr>
        <w:pStyle w:val="manguon"/>
      </w:pPr>
      <w:r>
        <w:t>&lt;div ng-app="myApp" ng-controller="myCtrl"&gt;</w:t>
      </w:r>
    </w:p>
    <w:p w14:paraId="53AAF87F" w14:textId="77777777" w:rsidR="00D72835" w:rsidRDefault="00D72835" w:rsidP="00D72835">
      <w:pPr>
        <w:pStyle w:val="manguon"/>
      </w:pPr>
      <w:r>
        <w:t xml:space="preserve">  &lt;p&gt;Welcome&lt;/p</w:t>
      </w:r>
    </w:p>
    <w:p w14:paraId="610C0523" w14:textId="77777777" w:rsidR="00D72835" w:rsidRDefault="00D72835" w:rsidP="00D72835">
      <w:pPr>
        <w:pStyle w:val="manguon"/>
      </w:pPr>
      <w:r>
        <w:t xml:space="preserve">  &lt;h1&gt;{{myWelcome}}&lt;/h1&gt;</w:t>
      </w:r>
    </w:p>
    <w:p w14:paraId="252E0A39" w14:textId="77777777" w:rsidR="00D72835" w:rsidRDefault="00D72835" w:rsidP="00D72835">
      <w:pPr>
        <w:pStyle w:val="manguon"/>
      </w:pPr>
      <w:r>
        <w:t>&lt;/div&gt;</w:t>
      </w:r>
    </w:p>
    <w:p w14:paraId="724B05DE" w14:textId="77777777" w:rsidR="00D72835" w:rsidRDefault="00D72835" w:rsidP="00D72835">
      <w:pPr>
        <w:pStyle w:val="manguon"/>
      </w:pPr>
    </w:p>
    <w:p w14:paraId="432D1BB2" w14:textId="77777777" w:rsidR="00D72835" w:rsidRDefault="00D72835" w:rsidP="00D72835">
      <w:pPr>
        <w:pStyle w:val="manguon"/>
      </w:pPr>
      <w:r>
        <w:t>&lt;script&gt;</w:t>
      </w:r>
    </w:p>
    <w:p w14:paraId="348C53DB" w14:textId="77777777" w:rsidR="00D72835" w:rsidRDefault="00D72835" w:rsidP="00D72835">
      <w:pPr>
        <w:pStyle w:val="manguon"/>
      </w:pPr>
      <w:r>
        <w:t xml:space="preserve">  var app = angular.module('myApp', []);</w:t>
      </w:r>
    </w:p>
    <w:p w14:paraId="0679CA62" w14:textId="77777777" w:rsidR="00D72835" w:rsidRDefault="00D72835" w:rsidP="00D72835">
      <w:pPr>
        <w:pStyle w:val="manguon"/>
      </w:pPr>
      <w:r>
        <w:t xml:space="preserve">  app.controller('myCtrl', function($scope, $http) {</w:t>
      </w:r>
    </w:p>
    <w:p w14:paraId="0955D291" w14:textId="77777777" w:rsidR="00D72835" w:rsidRDefault="00D72835" w:rsidP="00D72835">
      <w:pPr>
        <w:pStyle w:val="manguon"/>
      </w:pPr>
      <w:r>
        <w:t xml:space="preserve">    $http.get("welcome.htm").then(function (response) {</w:t>
      </w:r>
    </w:p>
    <w:p w14:paraId="3C7BCAA9" w14:textId="77777777" w:rsidR="00D72835" w:rsidRDefault="00D72835" w:rsidP="00D72835">
      <w:pPr>
        <w:pStyle w:val="manguon"/>
      </w:pPr>
      <w:r>
        <w:t xml:space="preserve">      $scope.myWelcome = response.data;</w:t>
      </w:r>
    </w:p>
    <w:p w14:paraId="741A81E5" w14:textId="77777777" w:rsidR="00D72835" w:rsidRDefault="00D72835" w:rsidP="00D72835">
      <w:pPr>
        <w:pStyle w:val="manguon"/>
      </w:pPr>
      <w:r>
        <w:t xml:space="preserve">    });</w:t>
      </w:r>
    </w:p>
    <w:p w14:paraId="37F6197D" w14:textId="77777777" w:rsidR="00D72835" w:rsidRDefault="00D72835" w:rsidP="00D72835">
      <w:pPr>
        <w:pStyle w:val="manguon"/>
      </w:pPr>
      <w:r>
        <w:t xml:space="preserve">  });</w:t>
      </w:r>
    </w:p>
    <w:p w14:paraId="773CAE71" w14:textId="77777777" w:rsidR="00D72835" w:rsidRPr="00B45DDC" w:rsidRDefault="00D72835" w:rsidP="00D72835">
      <w:pPr>
        <w:pStyle w:val="manguon"/>
      </w:pPr>
      <w:r>
        <w:t>&lt;/script&gt;</w:t>
      </w:r>
    </w:p>
    <w:p w14:paraId="6DFD23AD" w14:textId="0B9EA4B8" w:rsidR="00D72835" w:rsidRDefault="00D72835" w:rsidP="00D72835">
      <w:pPr>
        <w:pStyle w:val="ND"/>
      </w:pPr>
      <w:r>
        <w:t>Kết quả trả về như sau</w:t>
      </w:r>
      <w:r w:rsidR="00610DE6">
        <w:t>:</w:t>
      </w:r>
    </w:p>
    <w:p w14:paraId="234EA327" w14:textId="77777777" w:rsidR="00D72835" w:rsidRDefault="00D72835" w:rsidP="00D72835">
      <w:pPr>
        <w:pStyle w:val="manguon"/>
      </w:pPr>
      <w:r>
        <w:t>Welcome</w:t>
      </w:r>
    </w:p>
    <w:p w14:paraId="1AD5DA06" w14:textId="77777777" w:rsidR="00D72835" w:rsidRPr="00B1673B" w:rsidRDefault="00D72835" w:rsidP="00D72835">
      <w:pPr>
        <w:pStyle w:val="manguon"/>
      </w:pPr>
      <w:r>
        <w:tab/>
        <w:t>Welcome To AngularJS</w:t>
      </w:r>
    </w:p>
    <w:p w14:paraId="1919DD44" w14:textId="18408D57" w:rsidR="00D72835" w:rsidRDefault="00D72835" w:rsidP="00D72835">
      <w:pPr>
        <w:pStyle w:val="ND"/>
      </w:pPr>
      <w:r w:rsidRPr="0054442F">
        <w:rPr>
          <w:rStyle w:val="codeChar"/>
        </w:rPr>
        <w:lastRenderedPageBreak/>
        <w:t>$http</w:t>
      </w:r>
      <w:r w:rsidRPr="00335F4D">
        <w:t xml:space="preserve"> là một dịch vụ trong AngularJS được sử dụng để thực hiện các yêu cầu HTTP.</w:t>
      </w:r>
      <w:r>
        <w:t xml:space="preserve"> </w:t>
      </w:r>
      <w:r w:rsidR="00610DE6">
        <w:t xml:space="preserve">Phương thức </w:t>
      </w:r>
      <w:r w:rsidRPr="0054442F">
        <w:rPr>
          <w:rStyle w:val="codeChar"/>
        </w:rPr>
        <w:t>$http.get("welcome.htm")</w:t>
      </w:r>
      <w:r w:rsidRPr="00335F4D">
        <w:t xml:space="preserve"> </w:t>
      </w:r>
      <w:r w:rsidRPr="00335F4D">
        <w:t xml:space="preserve">là phương </w:t>
      </w:r>
      <w:r w:rsidRPr="00335F4D">
        <w:t xml:space="preserve">thức </w:t>
      </w:r>
      <w:r w:rsidRPr="00335F4D">
        <w:t>dùng để gửi một yêu cầu HTTP GET đến tệp tin "welcome.htm"</w:t>
      </w:r>
      <w:r>
        <w:t xml:space="preserve"> để lấy nội dung.</w:t>
      </w:r>
    </w:p>
    <w:p w14:paraId="104A3F51" w14:textId="70D1DF8A" w:rsidR="00D72835" w:rsidRPr="00C37FD6" w:rsidRDefault="00D72835" w:rsidP="00391CA2">
      <w:pPr>
        <w:pStyle w:val="ND"/>
      </w:pPr>
      <w:r w:rsidRPr="00B1673B">
        <w:t xml:space="preserve">Lưu ý rằng </w:t>
      </w:r>
      <w:r w:rsidRPr="00B1673B">
        <w:t xml:space="preserve">để </w:t>
      </w:r>
      <w:r w:rsidR="00AC20D3">
        <w:t xml:space="preserve">thực thi </w:t>
      </w:r>
      <w:r w:rsidRPr="00B1673B">
        <w:t>đúng, tệp</w:t>
      </w:r>
      <w:r w:rsidR="00AC20D3">
        <w:t xml:space="preserve"> tin</w:t>
      </w:r>
      <w:r w:rsidRPr="00B1673B">
        <w:t xml:space="preserve"> "welcome</w:t>
      </w:r>
      <w:r w:rsidRPr="00B1673B">
        <w:t>.htm" phải tồn tại trên máy chủ và được phản hồi bởi yêu cầu HTTP. Nếu không, biến myWelcome sẽ không có giá trị và không có gì được hiển thị trong phần tử &lt;h1&gt;.</w:t>
      </w:r>
    </w:p>
    <w:p w14:paraId="0B6BB017" w14:textId="77777777" w:rsidR="00A71A43" w:rsidRPr="00D43C37" w:rsidRDefault="00A71A43" w:rsidP="00D43C37">
      <w:pPr>
        <w:pStyle w:val="ND"/>
      </w:pPr>
      <w:r w:rsidRPr="00D43C37">
        <w:t xml:space="preserve">Phản hồi từ máy chủ là một đối tượng có các thuộc tính sau: </w:t>
      </w:r>
    </w:p>
    <w:tbl>
      <w:tblPr>
        <w:tblStyle w:val="myTable"/>
        <w:tblW w:w="0" w:type="auto"/>
        <w:tblLook w:val="04A0" w:firstRow="1" w:lastRow="0" w:firstColumn="1" w:lastColumn="0" w:noHBand="0" w:noVBand="1"/>
      </w:tblPr>
      <w:tblGrid>
        <w:gridCol w:w="4538"/>
        <w:gridCol w:w="4524"/>
      </w:tblGrid>
      <w:tr w:rsidR="00AC20D3" w:rsidRPr="00915589" w14:paraId="5DF45780" w14:textId="77777777" w:rsidTr="009E4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80289B7" w14:textId="1F7C8257" w:rsidR="00AC20D3" w:rsidRDefault="00AC20D3">
            <w:pPr>
              <w:pStyle w:val="ND"/>
              <w:ind w:firstLine="0"/>
            </w:pPr>
            <w:r>
              <w:t>Thuộc tính</w:t>
            </w:r>
          </w:p>
        </w:tc>
        <w:tc>
          <w:tcPr>
            <w:tcW w:w="4644" w:type="dxa"/>
          </w:tcPr>
          <w:p w14:paraId="3469E7F4" w14:textId="1E4FAA45" w:rsidR="00AC20D3" w:rsidRDefault="00AC20D3">
            <w:pPr>
              <w:pStyle w:val="ND"/>
              <w:ind w:firstLine="0"/>
              <w:cnfStyle w:val="100000000000" w:firstRow="1" w:lastRow="0" w:firstColumn="0" w:lastColumn="0" w:oddVBand="0" w:evenVBand="0" w:oddHBand="0" w:evenHBand="0" w:firstRowFirstColumn="0" w:firstRowLastColumn="0" w:lastRowFirstColumn="0" w:lastRowLastColumn="0"/>
            </w:pPr>
            <w:r>
              <w:t>Ý nghĩa</w:t>
            </w:r>
          </w:p>
        </w:tc>
      </w:tr>
      <w:tr w:rsidR="00915589" w:rsidRPr="00915589" w14:paraId="15DC4A8D"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3D4F1588" w14:textId="77777777" w:rsidR="00915589" w:rsidRPr="00915589" w:rsidRDefault="00C148B2">
            <w:pPr>
              <w:pStyle w:val="ND"/>
              <w:ind w:firstLine="0"/>
            </w:pPr>
            <w:r>
              <w:t>.</w:t>
            </w:r>
            <w:r w:rsidR="00915589" w:rsidRPr="00915589">
              <w:t>config</w:t>
            </w:r>
          </w:p>
        </w:tc>
        <w:tc>
          <w:tcPr>
            <w:tcW w:w="4644" w:type="dxa"/>
          </w:tcPr>
          <w:p w14:paraId="1DF9DE92" w14:textId="77777777" w:rsidR="00915589" w:rsidRPr="00915589" w:rsidRDefault="001B4154">
            <w:pPr>
              <w:pStyle w:val="ND"/>
              <w:ind w:firstLine="0"/>
              <w:cnfStyle w:val="000000000000" w:firstRow="0" w:lastRow="0" w:firstColumn="0" w:lastColumn="0" w:oddVBand="0" w:evenVBand="0" w:oddHBand="0" w:evenHBand="0" w:firstRowFirstColumn="0" w:firstRowLastColumn="0" w:lastRowFirstColumn="0" w:lastRowLastColumn="0"/>
            </w:pPr>
            <w:r>
              <w:t xml:space="preserve">đối tượng </w:t>
            </w:r>
            <w:r w:rsidR="00915589" w:rsidRPr="00915589">
              <w:t xml:space="preserve">được sử dụng để tạo ra yêu cầu. </w:t>
            </w:r>
          </w:p>
        </w:tc>
      </w:tr>
      <w:tr w:rsidR="00915589" w:rsidRPr="00915589" w14:paraId="7DC88B91"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3F24CFF3" w14:textId="77777777" w:rsidR="00915589" w:rsidRPr="00915589" w:rsidRDefault="00C148B2">
            <w:pPr>
              <w:pStyle w:val="ND"/>
              <w:ind w:firstLine="0"/>
            </w:pPr>
            <w:r>
              <w:t>.</w:t>
            </w:r>
            <w:r w:rsidR="00915589" w:rsidRPr="00915589">
              <w:t>data</w:t>
            </w:r>
          </w:p>
        </w:tc>
        <w:tc>
          <w:tcPr>
            <w:tcW w:w="4644" w:type="dxa"/>
          </w:tcPr>
          <w:p w14:paraId="024A771F"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chuỗi hoặc một đối tượng mang phản hồi từ máy chủ. </w:t>
            </w:r>
          </w:p>
        </w:tc>
      </w:tr>
      <w:tr w:rsidR="00915589" w:rsidRPr="00915589" w14:paraId="3B3F187D"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119F396F" w14:textId="77777777" w:rsidR="00915589" w:rsidRPr="00915589" w:rsidRDefault="00C148B2">
            <w:pPr>
              <w:pStyle w:val="ND"/>
              <w:ind w:firstLine="0"/>
            </w:pPr>
            <w:r>
              <w:t>.</w:t>
            </w:r>
            <w:r w:rsidR="00915589" w:rsidRPr="00915589">
              <w:t>headers</w:t>
            </w:r>
          </w:p>
        </w:tc>
        <w:tc>
          <w:tcPr>
            <w:tcW w:w="4644" w:type="dxa"/>
          </w:tcPr>
          <w:p w14:paraId="246B1631"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chức năng được sử dụng để lấy thông tin tiêu đề. </w:t>
            </w:r>
          </w:p>
        </w:tc>
      </w:tr>
      <w:tr w:rsidR="00915589" w:rsidRPr="00915589" w14:paraId="54B07B26"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7E9B4035" w14:textId="77777777" w:rsidR="00915589" w:rsidRPr="00915589" w:rsidRDefault="00C148B2">
            <w:pPr>
              <w:pStyle w:val="ND"/>
              <w:ind w:firstLine="0"/>
            </w:pPr>
            <w:r>
              <w:t>.</w:t>
            </w:r>
            <w:r w:rsidR="00915589" w:rsidRPr="00915589">
              <w:t>status</w:t>
            </w:r>
          </w:p>
        </w:tc>
        <w:tc>
          <w:tcPr>
            <w:tcW w:w="4644" w:type="dxa"/>
          </w:tcPr>
          <w:p w14:paraId="24FB386D"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 xml:space="preserve">một số xác định trạng thái HTTP. </w:t>
            </w:r>
          </w:p>
        </w:tc>
      </w:tr>
      <w:tr w:rsidR="00915589" w14:paraId="2BDBFF89" w14:textId="77777777" w:rsidTr="009E4EAE">
        <w:tc>
          <w:tcPr>
            <w:cnfStyle w:val="001000000000" w:firstRow="0" w:lastRow="0" w:firstColumn="1" w:lastColumn="0" w:oddVBand="0" w:evenVBand="0" w:oddHBand="0" w:evenHBand="0" w:firstRowFirstColumn="0" w:firstRowLastColumn="0" w:lastRowFirstColumn="0" w:lastRowLastColumn="0"/>
            <w:tcW w:w="4644" w:type="dxa"/>
          </w:tcPr>
          <w:p w14:paraId="11713A92" w14:textId="77777777" w:rsidR="00915589" w:rsidRPr="00915589" w:rsidRDefault="00C148B2">
            <w:pPr>
              <w:pStyle w:val="ND"/>
              <w:ind w:firstLine="0"/>
            </w:pPr>
            <w:r>
              <w:t>.s</w:t>
            </w:r>
            <w:r w:rsidR="00915589" w:rsidRPr="00915589">
              <w:t>tatusText</w:t>
            </w:r>
          </w:p>
        </w:tc>
        <w:tc>
          <w:tcPr>
            <w:tcW w:w="4644" w:type="dxa"/>
          </w:tcPr>
          <w:p w14:paraId="3FE0BDBE" w14:textId="77777777" w:rsidR="00915589" w:rsidRPr="00915589" w:rsidRDefault="00915589">
            <w:pPr>
              <w:pStyle w:val="ND"/>
              <w:ind w:firstLine="0"/>
              <w:cnfStyle w:val="000000000000" w:firstRow="0" w:lastRow="0" w:firstColumn="0" w:lastColumn="0" w:oddVBand="0" w:evenVBand="0" w:oddHBand="0" w:evenHBand="0" w:firstRowFirstColumn="0" w:firstRowLastColumn="0" w:lastRowFirstColumn="0" w:lastRowLastColumn="0"/>
            </w:pPr>
            <w:r w:rsidRPr="00915589">
              <w:t>một chuỗi xác định trạng thái HTTP.</w:t>
            </w:r>
          </w:p>
        </w:tc>
      </w:tr>
    </w:tbl>
    <w:p w14:paraId="31E6F89F" w14:textId="77777777" w:rsidR="009912C1" w:rsidRPr="009912C1" w:rsidRDefault="009912C1" w:rsidP="00674C0D">
      <w:pPr>
        <w:pStyle w:val="ND"/>
        <w:rPr>
          <w:b/>
          <w:bCs w:val="0"/>
        </w:rPr>
      </w:pPr>
      <w:r w:rsidRPr="009912C1">
        <w:rPr>
          <w:b/>
          <w:bCs w:val="0"/>
        </w:rPr>
        <w:t>JSON</w:t>
      </w:r>
    </w:p>
    <w:p w14:paraId="04DCBB0A" w14:textId="77777777" w:rsidR="0044296B" w:rsidRDefault="00F91266" w:rsidP="00674C0D">
      <w:pPr>
        <w:pStyle w:val="ND"/>
      </w:pPr>
      <w:r w:rsidRPr="00674C0D">
        <w:t>Dữ liệu nhận được từ phản hồi</w:t>
      </w:r>
      <w:r w:rsidR="0055178C">
        <w:t xml:space="preserve"> </w:t>
      </w:r>
      <w:r w:rsidRPr="00674C0D">
        <w:t>​​sẽ ở định dạng JSON.</w:t>
      </w:r>
    </w:p>
    <w:p w14:paraId="230028DB" w14:textId="77777777" w:rsidR="00FA46A6" w:rsidRPr="00674C0D" w:rsidRDefault="00FA46A6" w:rsidP="00674C0D">
      <w:pPr>
        <w:pStyle w:val="ND"/>
      </w:pPr>
      <w:r>
        <w:t xml:space="preserve">Ví dụ: định dạng </w:t>
      </w:r>
      <w:r w:rsidRPr="00674C0D">
        <w:t>JSON</w:t>
      </w:r>
      <w:r>
        <w:t>.</w:t>
      </w:r>
    </w:p>
    <w:p w14:paraId="582C1234" w14:textId="77777777" w:rsidR="00674C0D" w:rsidRPr="00674C0D" w:rsidRDefault="00674C0D" w:rsidP="00674C0D">
      <w:pPr>
        <w:pStyle w:val="manguon"/>
      </w:pPr>
      <w:r w:rsidRPr="00674C0D">
        <w:t>[</w:t>
      </w:r>
    </w:p>
    <w:p w14:paraId="2DC33B05" w14:textId="77777777" w:rsidR="00674C0D" w:rsidRPr="00674C0D" w:rsidRDefault="00674C0D" w:rsidP="00674C0D">
      <w:pPr>
        <w:pStyle w:val="manguon"/>
      </w:pPr>
      <w:r w:rsidRPr="00674C0D">
        <w:t xml:space="preserve">  {</w:t>
      </w:r>
    </w:p>
    <w:p w14:paraId="35BBF866" w14:textId="77777777" w:rsidR="00674C0D" w:rsidRPr="00674C0D" w:rsidRDefault="00674C0D" w:rsidP="00674C0D">
      <w:pPr>
        <w:pStyle w:val="manguon"/>
      </w:pPr>
      <w:r w:rsidRPr="00674C0D">
        <w:t xml:space="preserve">    "id": "1",</w:t>
      </w:r>
    </w:p>
    <w:p w14:paraId="073522C5" w14:textId="77777777" w:rsidR="00674C0D" w:rsidRPr="00674C0D" w:rsidRDefault="00674C0D" w:rsidP="00674C0D">
      <w:pPr>
        <w:pStyle w:val="manguon"/>
      </w:pPr>
      <w:r w:rsidRPr="00674C0D">
        <w:t xml:space="preserve">    "ten": "iphone15",</w:t>
      </w:r>
    </w:p>
    <w:p w14:paraId="1C839E82" w14:textId="77777777" w:rsidR="00674C0D" w:rsidRPr="00674C0D" w:rsidRDefault="00674C0D" w:rsidP="00674C0D">
      <w:pPr>
        <w:pStyle w:val="manguon"/>
      </w:pPr>
      <w:r w:rsidRPr="00674C0D">
        <w:t xml:space="preserve">    "gia": "25000000",</w:t>
      </w:r>
    </w:p>
    <w:p w14:paraId="0064AAE3" w14:textId="77777777" w:rsidR="00674C0D" w:rsidRPr="00674C0D" w:rsidRDefault="00674C0D" w:rsidP="00674C0D">
      <w:pPr>
        <w:pStyle w:val="manguon"/>
      </w:pPr>
      <w:r w:rsidRPr="00674C0D">
        <w:t xml:space="preserve">    "mota": "Dien thoai iphone",</w:t>
      </w:r>
    </w:p>
    <w:p w14:paraId="30FC68C9" w14:textId="77777777" w:rsidR="00674C0D" w:rsidRPr="00674C0D" w:rsidRDefault="00674C0D" w:rsidP="00674C0D">
      <w:pPr>
        <w:pStyle w:val="manguon"/>
      </w:pPr>
      <w:r w:rsidRPr="00674C0D">
        <w:t xml:space="preserve">    "hangxs_id": "1"</w:t>
      </w:r>
    </w:p>
    <w:p w14:paraId="5E4CA1D7" w14:textId="77777777" w:rsidR="00674C0D" w:rsidRPr="00674C0D" w:rsidRDefault="00674C0D" w:rsidP="00674C0D">
      <w:pPr>
        <w:pStyle w:val="manguon"/>
      </w:pPr>
      <w:r w:rsidRPr="00674C0D">
        <w:t xml:space="preserve">  }</w:t>
      </w:r>
    </w:p>
    <w:p w14:paraId="3CE98D85" w14:textId="77777777" w:rsidR="00674C0D" w:rsidRPr="00674C0D" w:rsidRDefault="00674C0D" w:rsidP="00674C0D">
      <w:pPr>
        <w:pStyle w:val="manguon"/>
      </w:pPr>
      <w:r w:rsidRPr="00674C0D">
        <w:t>]</w:t>
      </w:r>
    </w:p>
    <w:p w14:paraId="66E70E0B" w14:textId="77777777" w:rsidR="008F108B" w:rsidRPr="00674C0D" w:rsidRDefault="008F108B" w:rsidP="00674C0D">
      <w:pPr>
        <w:pStyle w:val="ND"/>
      </w:pPr>
      <w:r w:rsidRPr="00674C0D">
        <w:t xml:space="preserve">Ứng dụng xác định bộ điều khiển với đối tượng </w:t>
      </w:r>
      <w:r w:rsidRPr="009E4EAE">
        <w:rPr>
          <w:rStyle w:val="codeChar"/>
        </w:rPr>
        <w:t>$scope</w:t>
      </w:r>
      <w:r w:rsidRPr="00674C0D">
        <w:t xml:space="preserve"> và </w:t>
      </w:r>
      <w:r w:rsidRPr="009E4EAE">
        <w:rPr>
          <w:rStyle w:val="codeChar"/>
        </w:rPr>
        <w:t>$http</w:t>
      </w:r>
      <w:r w:rsidRPr="00674C0D">
        <w:t xml:space="preserve">. </w:t>
      </w:r>
    </w:p>
    <w:p w14:paraId="491296F5" w14:textId="77777777" w:rsidR="008F108B" w:rsidRPr="00674C0D" w:rsidRDefault="008F108B" w:rsidP="00674C0D">
      <w:pPr>
        <w:pStyle w:val="ND"/>
      </w:pPr>
      <w:r w:rsidRPr="00674C0D">
        <w:lastRenderedPageBreak/>
        <w:t xml:space="preserve">$http là một đối tượng </w:t>
      </w:r>
      <w:r w:rsidRPr="00555B04">
        <w:rPr>
          <w:rStyle w:val="codeChar"/>
        </w:rPr>
        <w:t xml:space="preserve">XMLHttpRequest </w:t>
      </w:r>
      <w:r w:rsidRPr="00674C0D">
        <w:t xml:space="preserve">để yêu cầu dữ liệu ngoài. </w:t>
      </w:r>
    </w:p>
    <w:p w14:paraId="69362279" w14:textId="667F9CB0" w:rsidR="008F108B" w:rsidRPr="00674C0D" w:rsidRDefault="00AC20D3" w:rsidP="00674C0D">
      <w:pPr>
        <w:pStyle w:val="ND"/>
      </w:pPr>
      <w:r>
        <w:t xml:space="preserve">Phương thức </w:t>
      </w:r>
      <w:r w:rsidR="008F108B" w:rsidRPr="00555B04">
        <w:rPr>
          <w:rStyle w:val="codeChar"/>
        </w:rPr>
        <w:t>$http.get()</w:t>
      </w:r>
      <w:r w:rsidR="008F108B" w:rsidRPr="00674C0D">
        <w:t xml:space="preserve"> đọc dữ liệu JSON từ </w:t>
      </w:r>
      <w:r w:rsidR="00926E05">
        <w:t xml:space="preserve">một tập tin PHP (ví dụ: </w:t>
      </w:r>
      <w:r w:rsidR="008F108B" w:rsidRPr="00674C0D">
        <w:t>https://localhost/namefile/namefile.php</w:t>
      </w:r>
      <w:r w:rsidR="00926E05">
        <w:t>).</w:t>
      </w:r>
    </w:p>
    <w:p w14:paraId="5CD56441" w14:textId="77777777" w:rsidR="00F91266" w:rsidRDefault="008F108B" w:rsidP="00674C0D">
      <w:pPr>
        <w:pStyle w:val="ND"/>
      </w:pPr>
      <w:r w:rsidRPr="00674C0D">
        <w:t xml:space="preserve">Khi thành công, bộ điều khiển sẽ tạo một thuộc tính </w:t>
      </w:r>
      <w:r w:rsidRPr="00555B04">
        <w:rPr>
          <w:rStyle w:val="codeChar"/>
        </w:rPr>
        <w:t>myData</w:t>
      </w:r>
      <w:r w:rsidRPr="00674C0D">
        <w:t xml:space="preserve"> với dữ liệu </w:t>
      </w:r>
      <w:r w:rsidR="00926E05">
        <w:t xml:space="preserve">có dạng </w:t>
      </w:r>
      <w:r w:rsidRPr="00674C0D">
        <w:t>JSON từ máy chủ.</w:t>
      </w:r>
    </w:p>
    <w:p w14:paraId="2C273805" w14:textId="77777777" w:rsidR="00405F71" w:rsidRDefault="007230FA" w:rsidP="00405F71">
      <w:pPr>
        <w:pStyle w:val="nd0"/>
        <w:keepNext/>
        <w:ind w:firstLine="0"/>
        <w:jc w:val="center"/>
      </w:pPr>
      <w:r w:rsidRPr="007230FA">
        <w:drawing>
          <wp:inline distT="0" distB="0" distL="0" distR="0" wp14:anchorId="6303214B" wp14:editId="2773C755">
            <wp:extent cx="4506685" cy="1487822"/>
            <wp:effectExtent l="0" t="0" r="8255" b="0"/>
            <wp:docPr id="16029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0675" name=""/>
                    <pic:cNvPicPr/>
                  </pic:nvPicPr>
                  <pic:blipFill>
                    <a:blip r:embed="rId12"/>
                    <a:stretch>
                      <a:fillRect/>
                    </a:stretch>
                  </pic:blipFill>
                  <pic:spPr>
                    <a:xfrm>
                      <a:off x="0" y="0"/>
                      <a:ext cx="4509065" cy="1488608"/>
                    </a:xfrm>
                    <a:prstGeom prst="rect">
                      <a:avLst/>
                    </a:prstGeom>
                  </pic:spPr>
                </pic:pic>
              </a:graphicData>
            </a:graphic>
          </wp:inline>
        </w:drawing>
      </w:r>
    </w:p>
    <w:p w14:paraId="792B1B8E" w14:textId="1DFBF14E" w:rsidR="003C630D" w:rsidRDefault="00405F71" w:rsidP="00405F71">
      <w:pPr>
        <w:pStyle w:val="Caption"/>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405F71">
        <w:t xml:space="preserve"> </w:t>
      </w:r>
      <w:r w:rsidRPr="00AC09E9">
        <w:t>Lưu đồ quá trình yêu cầu dữ liệu và cách dữ liệu được trả về và xử lý.</w:t>
      </w:r>
    </w:p>
    <w:p w14:paraId="150BBFB9" w14:textId="77777777" w:rsidR="008C2C8A" w:rsidRDefault="008C2C8A" w:rsidP="008C2C8A">
      <w:pPr>
        <w:pStyle w:val="ND"/>
      </w:pPr>
      <w:r w:rsidRPr="009933C2">
        <w:rPr>
          <w:rStyle w:val="codeChar"/>
        </w:rPr>
        <w:t>Controller</w:t>
      </w:r>
      <w:r w:rsidRPr="008C2C8A">
        <w:t xml:space="preserve">: Đây là phần quản lý logic của ứng dụng AngularJS. Nó sẽ tạo một yêu cầu </w:t>
      </w:r>
      <w:r w:rsidRPr="004866E6">
        <w:rPr>
          <w:rStyle w:val="codeChar"/>
        </w:rPr>
        <w:t>$http.get</w:t>
      </w:r>
      <w:r w:rsidRPr="008C2C8A">
        <w:t xml:space="preserve"> để lấy dữ liệu từ máy chủ. </w:t>
      </w:r>
    </w:p>
    <w:p w14:paraId="7EC6D7EC" w14:textId="0A77A78E" w:rsidR="008C2C8A" w:rsidRDefault="008C2C8A" w:rsidP="008C2C8A">
      <w:pPr>
        <w:pStyle w:val="ND"/>
      </w:pPr>
      <w:r w:rsidRPr="004866E6">
        <w:rPr>
          <w:rStyle w:val="codeChar"/>
        </w:rPr>
        <w:t>$http.get</w:t>
      </w:r>
      <w:r w:rsidRPr="008C2C8A">
        <w:t xml:space="preserve">: Đối tượng </w:t>
      </w:r>
      <w:r w:rsidRPr="009933C2">
        <w:rPr>
          <w:rStyle w:val="codeChar"/>
        </w:rPr>
        <w:t>$http</w:t>
      </w:r>
      <w:r w:rsidRPr="008C2C8A">
        <w:t xml:space="preserve"> trong AngularJS sẽ gửi một yêu cầu </w:t>
      </w:r>
      <w:r w:rsidRPr="009933C2">
        <w:rPr>
          <w:rStyle w:val="codeChar"/>
        </w:rPr>
        <w:t>G</w:t>
      </w:r>
      <w:r w:rsidR="009933C2">
        <w:rPr>
          <w:rStyle w:val="codeChar"/>
        </w:rPr>
        <w:t>et</w:t>
      </w:r>
      <w:r w:rsidRPr="008C2C8A">
        <w:t xml:space="preserve"> đến máy chủ để lấy dữ liệu từ tập tin PHP được chỉ định. </w:t>
      </w:r>
    </w:p>
    <w:p w14:paraId="2D567006" w14:textId="77777777" w:rsidR="008C2C8A" w:rsidRDefault="008C2C8A" w:rsidP="008C2C8A">
      <w:pPr>
        <w:pStyle w:val="ND"/>
      </w:pPr>
      <w:r w:rsidRPr="009933C2">
        <w:rPr>
          <w:rStyle w:val="codeChar"/>
        </w:rPr>
        <w:t>Server</w:t>
      </w:r>
      <w:r w:rsidRPr="008C2C8A">
        <w:t xml:space="preserve">: Đây là máy chủ nhận yêu cầu từ ứng dụng và xử lý nó. Trong trường hợp này, nó sẽ đọc dữ liệu từ tệp PHP và trả về cho ứng dụng. </w:t>
      </w:r>
    </w:p>
    <w:p w14:paraId="6814503F" w14:textId="77777777" w:rsidR="008C2C8A" w:rsidRDefault="008C2C8A" w:rsidP="008C2C8A">
      <w:pPr>
        <w:pStyle w:val="ND"/>
      </w:pPr>
      <w:r w:rsidRPr="009933C2">
        <w:rPr>
          <w:rStyle w:val="codeChar"/>
        </w:rPr>
        <w:t>Response</w:t>
      </w:r>
      <w:r w:rsidRPr="008C2C8A">
        <w:t xml:space="preserve">: Đây là phản hồi từ máy chủ chứa dữ liệu được trả về từ tệp PHP. </w:t>
      </w:r>
    </w:p>
    <w:p w14:paraId="6E577852" w14:textId="77777777" w:rsidR="008C2C8A" w:rsidRDefault="008C2C8A" w:rsidP="008C2C8A">
      <w:pPr>
        <w:pStyle w:val="ND"/>
      </w:pPr>
      <w:r w:rsidRPr="009933C2">
        <w:rPr>
          <w:rStyle w:val="codeChar"/>
        </w:rPr>
        <w:t>Success</w:t>
      </w:r>
      <w:r w:rsidRPr="008C2C8A">
        <w:t xml:space="preserve">: Nếu yêu cầu thành công và dữ liệu được trả về từ máy chủ, quá trình tiếp tục vào phần thành công. </w:t>
      </w:r>
    </w:p>
    <w:p w14:paraId="2CAFD029" w14:textId="77777777" w:rsidR="008C2C8A" w:rsidRPr="008C2C8A" w:rsidRDefault="008C2C8A" w:rsidP="008C2C8A">
      <w:pPr>
        <w:pStyle w:val="ND"/>
      </w:pPr>
      <w:r w:rsidRPr="001A0745">
        <w:rPr>
          <w:rStyle w:val="codeChar"/>
        </w:rPr>
        <w:t>Set myData</w:t>
      </w:r>
      <w:r w:rsidRPr="008C2C8A">
        <w:t xml:space="preserve">: Trong phần thành công, bộ điều khiển sẽ tạo một thuộc tính </w:t>
      </w:r>
      <w:r w:rsidRPr="00B3474E">
        <w:rPr>
          <w:rStyle w:val="codeChar"/>
        </w:rPr>
        <w:t>myData</w:t>
      </w:r>
      <w:r w:rsidRPr="008C2C8A">
        <w:t xml:space="preserve"> và gán dữ liệu </w:t>
      </w:r>
      <w:r w:rsidRPr="00727E31">
        <w:t>JSON</w:t>
      </w:r>
      <w:r w:rsidRPr="008C2C8A">
        <w:t xml:space="preserve"> từ máy chủ vào đó.</w:t>
      </w:r>
    </w:p>
    <w:p w14:paraId="6FD17DCC" w14:textId="77777777" w:rsidR="00B66AA4" w:rsidRPr="00674C0D" w:rsidRDefault="00B66AA4" w:rsidP="00B31130">
      <w:pPr>
        <w:pStyle w:val="Heading3"/>
      </w:pPr>
      <w:bookmarkStart w:id="14" w:name="_Toc152895926"/>
      <w:r w:rsidRPr="00674C0D">
        <w:t>AngularJS Tables</w:t>
      </w:r>
      <w:bookmarkEnd w:id="14"/>
      <w:r w:rsidRPr="00674C0D">
        <w:t xml:space="preserve"> </w:t>
      </w:r>
    </w:p>
    <w:p w14:paraId="52D3F132" w14:textId="77777777" w:rsidR="00F91266" w:rsidRDefault="00B66AA4" w:rsidP="00674C0D">
      <w:pPr>
        <w:pStyle w:val="ND"/>
      </w:pPr>
      <w:r w:rsidRPr="00674C0D">
        <w:t>AngularJS Tables giúp tạo và quản lý các bảng dữ liệu trên giao diện người dùng. Nó tối ưu hóa quá trình hiển thị và tương tác với dữ liệu dạng bảng</w:t>
      </w:r>
      <w:r w:rsidR="00926E05">
        <w:t xml:space="preserve"> thông qua thuộc tính cho phép lặp </w:t>
      </w:r>
      <w:r w:rsidRPr="00D01932">
        <w:rPr>
          <w:rStyle w:val="codeChar"/>
        </w:rPr>
        <w:t>ng-repeat</w:t>
      </w:r>
      <w:r w:rsidRPr="00674C0D">
        <w:t>.</w:t>
      </w:r>
    </w:p>
    <w:p w14:paraId="27D8EF32" w14:textId="77777777" w:rsidR="00D01932" w:rsidRDefault="00D01932" w:rsidP="00674C0D">
      <w:pPr>
        <w:pStyle w:val="ND"/>
      </w:pPr>
      <w:r>
        <w:t>Ví dụ: "thongtin.php" có</w:t>
      </w:r>
      <w:r w:rsidR="00AE1906">
        <w:t xml:space="preserve"> JSON</w:t>
      </w:r>
    </w:p>
    <w:p w14:paraId="485D1772" w14:textId="77777777" w:rsidR="00AE1906" w:rsidRDefault="00AE1906" w:rsidP="00AE1906">
      <w:pPr>
        <w:pStyle w:val="manguon"/>
      </w:pPr>
      <w:r>
        <w:t>{</w:t>
      </w:r>
    </w:p>
    <w:p w14:paraId="365958CA" w14:textId="77777777" w:rsidR="00AE1906" w:rsidRDefault="00AE1906" w:rsidP="00AE1906">
      <w:pPr>
        <w:pStyle w:val="manguon"/>
      </w:pPr>
      <w:r>
        <w:lastRenderedPageBreak/>
        <w:t xml:space="preserve">  "info": [</w:t>
      </w:r>
    </w:p>
    <w:p w14:paraId="1CB01833" w14:textId="77777777" w:rsidR="00AE1906" w:rsidRDefault="00AE1906" w:rsidP="00AE1906">
      <w:pPr>
        <w:pStyle w:val="manguon"/>
      </w:pPr>
      <w:r>
        <w:t xml:space="preserve">    {</w:t>
      </w:r>
    </w:p>
    <w:p w14:paraId="2A9D15B3" w14:textId="77777777" w:rsidR="00AE1906" w:rsidRDefault="00AE1906" w:rsidP="00AE1906">
      <w:pPr>
        <w:pStyle w:val="manguon"/>
      </w:pPr>
      <w:r>
        <w:t xml:space="preserve">      "Name": "Tran Trung Nghia",</w:t>
      </w:r>
    </w:p>
    <w:p w14:paraId="67563E34" w14:textId="77777777" w:rsidR="00AE1906" w:rsidRDefault="00AE1906" w:rsidP="00AE1906">
      <w:pPr>
        <w:pStyle w:val="manguon"/>
      </w:pPr>
      <w:r>
        <w:t xml:space="preserve">      "Country": "Viet Nam"</w:t>
      </w:r>
    </w:p>
    <w:p w14:paraId="729D4A59" w14:textId="77777777" w:rsidR="00AE1906" w:rsidRDefault="00AE1906" w:rsidP="00AE1906">
      <w:pPr>
        <w:pStyle w:val="manguon"/>
      </w:pPr>
      <w:r>
        <w:t xml:space="preserve">    },</w:t>
      </w:r>
    </w:p>
    <w:p w14:paraId="173A2308" w14:textId="77777777" w:rsidR="00AE1906" w:rsidRDefault="00AE1906" w:rsidP="00AE1906">
      <w:pPr>
        <w:pStyle w:val="manguon"/>
      </w:pPr>
      <w:r>
        <w:t xml:space="preserve">    {</w:t>
      </w:r>
    </w:p>
    <w:p w14:paraId="2C5EB68F" w14:textId="77777777" w:rsidR="00AE1906" w:rsidRDefault="00AE1906" w:rsidP="00AE1906">
      <w:pPr>
        <w:pStyle w:val="manguon"/>
      </w:pPr>
      <w:r>
        <w:t xml:space="preserve">      "Name": "Nghia Tran Trung",</w:t>
      </w:r>
    </w:p>
    <w:p w14:paraId="488E5ED2" w14:textId="77777777" w:rsidR="00AE1906" w:rsidRDefault="00AE1906" w:rsidP="00AE1906">
      <w:pPr>
        <w:pStyle w:val="manguon"/>
      </w:pPr>
      <w:r>
        <w:t xml:space="preserve">      "Country": "Portugal"</w:t>
      </w:r>
    </w:p>
    <w:p w14:paraId="18D87416" w14:textId="77777777" w:rsidR="00AE1906" w:rsidRDefault="00AE1906" w:rsidP="00AE1906">
      <w:pPr>
        <w:pStyle w:val="manguon"/>
      </w:pPr>
      <w:r>
        <w:t xml:space="preserve">    }</w:t>
      </w:r>
    </w:p>
    <w:p w14:paraId="42EA22A5" w14:textId="77777777" w:rsidR="00AE1906" w:rsidRDefault="00AE1906" w:rsidP="00AE1906">
      <w:pPr>
        <w:pStyle w:val="manguon"/>
      </w:pPr>
      <w:r>
        <w:t xml:space="preserve">  ]</w:t>
      </w:r>
    </w:p>
    <w:p w14:paraId="2B3FE5B1" w14:textId="77777777" w:rsidR="00AE1906" w:rsidRDefault="00AE1906" w:rsidP="00AE1906">
      <w:pPr>
        <w:pStyle w:val="manguon"/>
      </w:pPr>
      <w:r>
        <w:t>}</w:t>
      </w:r>
    </w:p>
    <w:p w14:paraId="4D5B714B" w14:textId="77777777" w:rsidR="00AE1906" w:rsidRPr="00674C0D" w:rsidRDefault="00AE1906" w:rsidP="00AE1906">
      <w:pPr>
        <w:pStyle w:val="ND"/>
      </w:pPr>
    </w:p>
    <w:p w14:paraId="48163AB7" w14:textId="77777777" w:rsidR="00D01932" w:rsidRDefault="00D01932" w:rsidP="00D01932">
      <w:pPr>
        <w:pStyle w:val="manguon"/>
      </w:pPr>
      <w:r>
        <w:t>&lt;body</w:t>
      </w:r>
    </w:p>
    <w:p w14:paraId="17D74A9C" w14:textId="77777777" w:rsidR="00D01932" w:rsidRDefault="00D01932" w:rsidP="00D01932">
      <w:pPr>
        <w:pStyle w:val="manguon"/>
      </w:pPr>
      <w:r>
        <w:t>&lt;div ng-app="myApp" ng-controller="customersCtrl"&gt;</w:t>
      </w:r>
    </w:p>
    <w:p w14:paraId="39560B21" w14:textId="77777777" w:rsidR="00D01932" w:rsidRDefault="00D01932" w:rsidP="00D01932">
      <w:pPr>
        <w:pStyle w:val="manguon"/>
      </w:pPr>
      <w:r>
        <w:t>&lt;table&gt;</w:t>
      </w:r>
    </w:p>
    <w:p w14:paraId="34F5BD44" w14:textId="77777777" w:rsidR="00D01932" w:rsidRDefault="00D01932" w:rsidP="00D01932">
      <w:pPr>
        <w:pStyle w:val="manguon"/>
      </w:pPr>
      <w:r>
        <w:t xml:space="preserve">  &lt;tr ng-repeat="x in names"&gt;</w:t>
      </w:r>
    </w:p>
    <w:p w14:paraId="526AB018" w14:textId="77777777" w:rsidR="00D01932" w:rsidRDefault="00D01932" w:rsidP="00D01932">
      <w:pPr>
        <w:pStyle w:val="manguon"/>
      </w:pPr>
      <w:r>
        <w:t xml:space="preserve">    &lt;td&gt;{{ x.Name }}&lt;/td&gt;</w:t>
      </w:r>
    </w:p>
    <w:p w14:paraId="61F2731D" w14:textId="77777777" w:rsidR="00D01932" w:rsidRDefault="00D01932" w:rsidP="00D01932">
      <w:pPr>
        <w:pStyle w:val="manguon"/>
      </w:pPr>
      <w:r>
        <w:t xml:space="preserve">    &lt;td&gt;{{ x.Country }}&lt;/td&gt;</w:t>
      </w:r>
    </w:p>
    <w:p w14:paraId="2D371D0B" w14:textId="77777777" w:rsidR="00D01932" w:rsidRDefault="00D01932" w:rsidP="00D01932">
      <w:pPr>
        <w:pStyle w:val="manguon"/>
      </w:pPr>
      <w:r>
        <w:t xml:space="preserve">  &lt;/tr&gt;</w:t>
      </w:r>
    </w:p>
    <w:p w14:paraId="3661EBFD" w14:textId="77777777" w:rsidR="00D01932" w:rsidRDefault="00D01932" w:rsidP="00D01932">
      <w:pPr>
        <w:pStyle w:val="manguon"/>
      </w:pPr>
      <w:r>
        <w:t>&lt;/table&gt;</w:t>
      </w:r>
    </w:p>
    <w:p w14:paraId="65A71D34" w14:textId="77777777" w:rsidR="00D01932" w:rsidRDefault="00D01932" w:rsidP="00D01932">
      <w:pPr>
        <w:pStyle w:val="manguon"/>
      </w:pPr>
      <w:r>
        <w:t>&lt;/div&gt;</w:t>
      </w:r>
    </w:p>
    <w:p w14:paraId="57183AFE" w14:textId="77777777" w:rsidR="00D01932" w:rsidRDefault="00D01932" w:rsidP="00D01932">
      <w:pPr>
        <w:pStyle w:val="manguon"/>
      </w:pPr>
    </w:p>
    <w:p w14:paraId="579BF9B7" w14:textId="77777777" w:rsidR="00D01932" w:rsidRDefault="00D01932" w:rsidP="00D01932">
      <w:pPr>
        <w:pStyle w:val="manguon"/>
      </w:pPr>
      <w:r>
        <w:t>&lt;script&gt;</w:t>
      </w:r>
    </w:p>
    <w:p w14:paraId="15C7BA59" w14:textId="77777777" w:rsidR="00D01932" w:rsidRDefault="00D01932" w:rsidP="00D01932">
      <w:pPr>
        <w:pStyle w:val="manguon"/>
      </w:pPr>
      <w:r>
        <w:t>var app = angular.module('myApp', []);</w:t>
      </w:r>
    </w:p>
    <w:p w14:paraId="2A44AC25" w14:textId="77777777" w:rsidR="00D01932" w:rsidRDefault="00D01932" w:rsidP="00D01932">
      <w:pPr>
        <w:pStyle w:val="manguon"/>
      </w:pPr>
      <w:r>
        <w:t>app.controller('customersCtrl', function($scope, $http) {</w:t>
      </w:r>
    </w:p>
    <w:p w14:paraId="278CC9AE" w14:textId="77777777" w:rsidR="00D01932" w:rsidRDefault="00D01932" w:rsidP="00D01932">
      <w:pPr>
        <w:pStyle w:val="manguon"/>
      </w:pPr>
      <w:r>
        <w:t xml:space="preserve">    $http.get("customers.php")</w:t>
      </w:r>
    </w:p>
    <w:p w14:paraId="5F21E190" w14:textId="77777777" w:rsidR="00D01932" w:rsidRDefault="00D01932" w:rsidP="00D01932">
      <w:pPr>
        <w:pStyle w:val="manguon"/>
      </w:pPr>
      <w:r>
        <w:t xml:space="preserve">    .then(function (response) {$scope.names = response.data.info;});</w:t>
      </w:r>
    </w:p>
    <w:p w14:paraId="31D74AD9" w14:textId="77777777" w:rsidR="00D01932" w:rsidRDefault="00D01932" w:rsidP="00D01932">
      <w:pPr>
        <w:pStyle w:val="manguon"/>
      </w:pPr>
      <w:r>
        <w:t>});</w:t>
      </w:r>
    </w:p>
    <w:p w14:paraId="2B5F3223" w14:textId="77777777" w:rsidR="00D01932" w:rsidRDefault="00D01932" w:rsidP="00D01932">
      <w:pPr>
        <w:pStyle w:val="manguon"/>
      </w:pPr>
      <w:r>
        <w:t>&lt;/script&gt;</w:t>
      </w:r>
    </w:p>
    <w:p w14:paraId="7E13313E" w14:textId="77777777" w:rsidR="00557412" w:rsidRPr="00557412" w:rsidRDefault="00D01932" w:rsidP="00D01932">
      <w:pPr>
        <w:pStyle w:val="manguon"/>
      </w:pPr>
      <w:r>
        <w:t>&lt;/body&gt;</w:t>
      </w:r>
    </w:p>
    <w:p w14:paraId="41551122" w14:textId="77777777" w:rsidR="00AE1906" w:rsidRDefault="00AE1906" w:rsidP="00AE1906">
      <w:pPr>
        <w:pStyle w:val="ND"/>
      </w:pPr>
      <w:r>
        <w:t>Kết quả sẽ được hiển thì như sau.</w:t>
      </w:r>
    </w:p>
    <w:p w14:paraId="777F17B2" w14:textId="77777777" w:rsidR="00AE1906" w:rsidRDefault="00FF3762" w:rsidP="00FF3762">
      <w:pPr>
        <w:pStyle w:val="manguon"/>
      </w:pPr>
      <w:r>
        <w:t>Tran Trung Nghia   Viet Nam</w:t>
      </w:r>
    </w:p>
    <w:p w14:paraId="61BCF967" w14:textId="77777777" w:rsidR="00FF3762" w:rsidRPr="00AE1906" w:rsidRDefault="00FF3762" w:rsidP="00FF3762">
      <w:pPr>
        <w:pStyle w:val="manguon"/>
      </w:pPr>
      <w:r>
        <w:t>Nghia Tran Trung   Portugal</w:t>
      </w:r>
    </w:p>
    <w:p w14:paraId="29B8DA6F" w14:textId="77777777" w:rsidR="00940972" w:rsidRPr="00557412" w:rsidRDefault="00940972" w:rsidP="004F310B">
      <w:pPr>
        <w:pStyle w:val="Heading3"/>
      </w:pPr>
      <w:bookmarkStart w:id="15" w:name="_Toc152895927"/>
      <w:r w:rsidRPr="00557412">
        <w:lastRenderedPageBreak/>
        <w:t>AngularJS Select</w:t>
      </w:r>
      <w:bookmarkEnd w:id="15"/>
    </w:p>
    <w:p w14:paraId="33A08B06" w14:textId="77777777" w:rsidR="0044296B" w:rsidRPr="00557412" w:rsidRDefault="00940972" w:rsidP="00557412">
      <w:pPr>
        <w:pStyle w:val="ND"/>
      </w:pPr>
      <w:r w:rsidRPr="00557412">
        <w:t xml:space="preserve">Select trong AngularJS là một thành phần quan trọng cho việc chọn lựa dữ liệu. Nó kết hợp với </w:t>
      </w:r>
      <w:r w:rsidRPr="004F310B">
        <w:rPr>
          <w:rStyle w:val="codeChar"/>
        </w:rPr>
        <w:t>ng-model</w:t>
      </w:r>
      <w:r w:rsidRPr="00557412">
        <w:t xml:space="preserve"> để giúp tự động cập nhật dữ liệu khi người dùng thay đổi lựa chọn.</w:t>
      </w:r>
    </w:p>
    <w:p w14:paraId="31022F96" w14:textId="77777777" w:rsidR="00940972" w:rsidRDefault="00940972" w:rsidP="00557412">
      <w:pPr>
        <w:pStyle w:val="ND"/>
      </w:pPr>
      <w:r w:rsidRPr="00557412">
        <w:t xml:space="preserve">Nếu muốn tạo danh sách thả xuống dựa trên một đối tượng hoặc một mảng trong AngularJS nên sử dụng lệnh </w:t>
      </w:r>
      <w:r w:rsidRPr="004F310B">
        <w:rPr>
          <w:rStyle w:val="codeChar"/>
        </w:rPr>
        <w:t>ng-options</w:t>
      </w:r>
      <w:r w:rsidR="004F310B" w:rsidRPr="004F310B">
        <w:t>.</w:t>
      </w:r>
    </w:p>
    <w:p w14:paraId="3BE84F21" w14:textId="77777777" w:rsidR="00970AF1" w:rsidRPr="00557412" w:rsidRDefault="00970AF1" w:rsidP="00557412">
      <w:pPr>
        <w:pStyle w:val="ND"/>
      </w:pPr>
      <w:r>
        <w:t>Ví dụ: tạo</w:t>
      </w:r>
      <w:r w:rsidR="00F71DE6">
        <w:t xml:space="preserve"> một</w:t>
      </w:r>
      <w:r>
        <w:t xml:space="preserve"> options trong AngularJS.</w:t>
      </w:r>
    </w:p>
    <w:p w14:paraId="5A308352" w14:textId="77777777" w:rsidR="007F2E93" w:rsidRDefault="007F2E93" w:rsidP="007F2E93">
      <w:pPr>
        <w:pStyle w:val="manguon"/>
      </w:pPr>
      <w:r>
        <w:t>&lt;body&gt;</w:t>
      </w:r>
    </w:p>
    <w:p w14:paraId="122AD4EE" w14:textId="77777777" w:rsidR="007F2E93" w:rsidRDefault="00E755F4" w:rsidP="007F2E93">
      <w:pPr>
        <w:pStyle w:val="manguon"/>
      </w:pPr>
      <w:r>
        <w:t xml:space="preserve">  </w:t>
      </w:r>
      <w:r w:rsidR="007F2E93">
        <w:t>&lt;div ng-app="myApp" ng-controller="myCtrl"&gt;</w:t>
      </w:r>
    </w:p>
    <w:p w14:paraId="103776C5" w14:textId="77777777" w:rsidR="007F2E93" w:rsidRDefault="00E755F4" w:rsidP="007F2E93">
      <w:pPr>
        <w:pStyle w:val="manguon"/>
      </w:pPr>
      <w:r>
        <w:t xml:space="preserve">    </w:t>
      </w:r>
      <w:r w:rsidR="007F2E93">
        <w:t>&lt;select ng-model="selectedName" ng-options="x for x in names"&gt;&lt;/select&gt;</w:t>
      </w:r>
    </w:p>
    <w:p w14:paraId="3AD421E8" w14:textId="77777777" w:rsidR="007F2E93" w:rsidRDefault="00E755F4" w:rsidP="007F2E93">
      <w:pPr>
        <w:pStyle w:val="manguon"/>
      </w:pPr>
      <w:r>
        <w:t xml:space="preserve">  </w:t>
      </w:r>
      <w:r w:rsidR="007F2E93">
        <w:t>&lt;/div&gt;</w:t>
      </w:r>
    </w:p>
    <w:p w14:paraId="77259FEA" w14:textId="77777777" w:rsidR="007F2E93" w:rsidRDefault="00E755F4" w:rsidP="007F2E93">
      <w:pPr>
        <w:pStyle w:val="manguon"/>
      </w:pPr>
      <w:r>
        <w:t xml:space="preserve">  </w:t>
      </w:r>
      <w:r w:rsidR="007F2E93">
        <w:t>&lt;script&gt;</w:t>
      </w:r>
    </w:p>
    <w:p w14:paraId="7974BDA7" w14:textId="77777777" w:rsidR="007F2E93" w:rsidRDefault="00E755F4" w:rsidP="007F2E93">
      <w:pPr>
        <w:pStyle w:val="manguon"/>
      </w:pPr>
      <w:r>
        <w:t xml:space="preserve">    </w:t>
      </w:r>
      <w:r w:rsidR="007F2E93">
        <w:t>var app = angular.module('myApp', []);</w:t>
      </w:r>
    </w:p>
    <w:p w14:paraId="0E9CB45F" w14:textId="77777777" w:rsidR="007F2E93" w:rsidRDefault="00E755F4" w:rsidP="007F2E93">
      <w:pPr>
        <w:pStyle w:val="manguon"/>
      </w:pPr>
      <w:r>
        <w:t xml:space="preserve">      </w:t>
      </w:r>
      <w:r w:rsidR="007F2E93">
        <w:t>app.controller('myCtrl', function($scope) {</w:t>
      </w:r>
    </w:p>
    <w:p w14:paraId="2CC04800" w14:textId="77777777" w:rsidR="007F2E93" w:rsidRDefault="007F2E93" w:rsidP="007F2E93">
      <w:pPr>
        <w:pStyle w:val="manguon"/>
      </w:pPr>
      <w:r>
        <w:t xml:space="preserve">    </w:t>
      </w:r>
      <w:r w:rsidR="00E755F4">
        <w:t xml:space="preserve">  </w:t>
      </w:r>
      <w:r>
        <w:t>$scope.names = ["</w:t>
      </w:r>
      <w:r w:rsidR="00FF3A67">
        <w:t>Tra Vinh</w:t>
      </w:r>
      <w:r>
        <w:t>", "</w:t>
      </w:r>
      <w:r w:rsidR="00FF3A67">
        <w:t>Ho Chi Minh</w:t>
      </w:r>
      <w:r>
        <w:t xml:space="preserve">", </w:t>
      </w:r>
      <w:r w:rsidR="00FF3A67">
        <w:t>"Ha Noi</w:t>
      </w:r>
      <w:r>
        <w:t>"];</w:t>
      </w:r>
    </w:p>
    <w:p w14:paraId="6796F746" w14:textId="77777777" w:rsidR="007F2E93" w:rsidRDefault="00E755F4" w:rsidP="007F2E93">
      <w:pPr>
        <w:pStyle w:val="manguon"/>
      </w:pPr>
      <w:r>
        <w:t xml:space="preserve">    </w:t>
      </w:r>
      <w:r w:rsidR="007F2E93">
        <w:t>});</w:t>
      </w:r>
    </w:p>
    <w:p w14:paraId="25991904" w14:textId="77777777" w:rsidR="007F2E93" w:rsidRDefault="00E755F4" w:rsidP="007F2E93">
      <w:pPr>
        <w:pStyle w:val="manguon"/>
      </w:pPr>
      <w:r>
        <w:t xml:space="preserve">  </w:t>
      </w:r>
      <w:r w:rsidR="007F2E93">
        <w:t>&lt;/script&gt;</w:t>
      </w:r>
      <w:r w:rsidR="00796526">
        <w:tab/>
      </w:r>
    </w:p>
    <w:p w14:paraId="7D616718" w14:textId="77777777" w:rsidR="00557412" w:rsidRPr="00557412" w:rsidRDefault="007F2E93" w:rsidP="007F2E93">
      <w:pPr>
        <w:pStyle w:val="manguon"/>
      </w:pPr>
      <w:r>
        <w:t>&lt;/body&gt;</w:t>
      </w:r>
    </w:p>
    <w:p w14:paraId="1CBD1036" w14:textId="77777777" w:rsidR="00FF3A67" w:rsidRDefault="00F745FD" w:rsidP="008E0604">
      <w:pPr>
        <w:pStyle w:val="ND"/>
      </w:pPr>
      <w:r>
        <w:t xml:space="preserve"> Kết quả sẽ được hiển thị như sau.</w:t>
      </w:r>
    </w:p>
    <w:p w14:paraId="1C23B146" w14:textId="7C066773" w:rsidR="00F745FD" w:rsidRDefault="00563D11" w:rsidP="00F745FD">
      <w:pPr>
        <w:pStyle w:val="manguon"/>
      </w:pPr>
      <w:r w:rsidRPr="00BE262C">
        <w:rPr>
          <w:noProof/>
        </w:rPr>
        <w:drawing>
          <wp:inline distT="0" distB="0" distL="0" distR="0" wp14:anchorId="061DAC77" wp14:editId="044C3E80">
            <wp:extent cx="1056005" cy="838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6005" cy="838200"/>
                    </a:xfrm>
                    <a:prstGeom prst="rect">
                      <a:avLst/>
                    </a:prstGeom>
                    <a:noFill/>
                    <a:ln>
                      <a:noFill/>
                    </a:ln>
                  </pic:spPr>
                </pic:pic>
              </a:graphicData>
            </a:graphic>
          </wp:inline>
        </w:drawing>
      </w:r>
    </w:p>
    <w:p w14:paraId="2054931D" w14:textId="77777777" w:rsidR="00796526" w:rsidRDefault="00796526" w:rsidP="008E0604">
      <w:pPr>
        <w:pStyle w:val="ND"/>
      </w:pPr>
      <w:r w:rsidRPr="00796526">
        <w:t xml:space="preserve">Trong phần tử </w:t>
      </w:r>
      <w:r w:rsidRPr="005161A8">
        <w:rPr>
          <w:rStyle w:val="codeChar"/>
        </w:rPr>
        <w:t>&lt;select&gt;</w:t>
      </w:r>
      <w:r w:rsidRPr="00796526">
        <w:t xml:space="preserve"> thuộc tính </w:t>
      </w:r>
      <w:r w:rsidRPr="005161A8">
        <w:rPr>
          <w:rStyle w:val="codeChar"/>
        </w:rPr>
        <w:t>ng-model="selectedName"</w:t>
      </w:r>
      <w:r w:rsidRPr="00796526">
        <w:t xml:space="preserve"> được sử dụng để liên kết giá trị đã chọn trong menu dropdown với biến $scope.selectedName trong controller. Khi người dùng chọn một tên thành phố từ menu, giá trị tương ứng sẽ được gán vào biến $scope.selectedName.</w:t>
      </w:r>
    </w:p>
    <w:p w14:paraId="679C7A5A" w14:textId="77777777" w:rsidR="00016B80" w:rsidRDefault="00016B80" w:rsidP="008E0604">
      <w:pPr>
        <w:pStyle w:val="ND"/>
      </w:pPr>
      <w:r w:rsidRPr="00016B80">
        <w:t xml:space="preserve">Trong thuộc tính </w:t>
      </w:r>
      <w:r w:rsidRPr="00016B80">
        <w:rPr>
          <w:rStyle w:val="codeChar"/>
        </w:rPr>
        <w:t>ng-options</w:t>
      </w:r>
      <w:r w:rsidRPr="00016B80">
        <w:t xml:space="preserve"> biểu thức </w:t>
      </w:r>
      <w:r w:rsidR="00EC29B6" w:rsidRPr="005161A8">
        <w:rPr>
          <w:rStyle w:val="codeChar"/>
        </w:rPr>
        <w:t>"</w:t>
      </w:r>
      <w:r w:rsidRPr="00EC29B6">
        <w:rPr>
          <w:rStyle w:val="codeChar"/>
        </w:rPr>
        <w:t>x for x in names</w:t>
      </w:r>
      <w:r w:rsidR="00EC29B6" w:rsidRPr="005161A8">
        <w:rPr>
          <w:rStyle w:val="codeChar"/>
        </w:rPr>
        <w:t>"</w:t>
      </w:r>
      <w:r w:rsidRPr="00016B80">
        <w:t xml:space="preserve">được sử dụng để tạo các tuỳ chọn trong menu dropdown từ mảng names được khai báo trong </w:t>
      </w:r>
      <w:r w:rsidRPr="00340F57">
        <w:rPr>
          <w:rStyle w:val="codeChar"/>
        </w:rPr>
        <w:t>controller</w:t>
      </w:r>
      <w:r w:rsidRPr="00016B80">
        <w:t xml:space="preserve">. Điều này có nghĩa là mỗi tên thành phố trong mảng </w:t>
      </w:r>
      <w:r w:rsidRPr="00340F57">
        <w:rPr>
          <w:rStyle w:val="codeChar"/>
        </w:rPr>
        <w:t>names</w:t>
      </w:r>
      <w:r w:rsidRPr="00016B80">
        <w:t xml:space="preserve"> sẽ được hiển thị trong menu dropdown.</w:t>
      </w:r>
    </w:p>
    <w:p w14:paraId="790EBF16" w14:textId="1BE7DE43" w:rsidR="00B66AA4" w:rsidRDefault="001A0547" w:rsidP="008E0604">
      <w:pPr>
        <w:pStyle w:val="ND"/>
      </w:pPr>
      <w:r w:rsidRPr="008E0604">
        <w:t>Tương tự</w:t>
      </w:r>
      <w:r w:rsidR="00AC20D3">
        <w:t>,</w:t>
      </w:r>
      <w:r w:rsidRPr="008E0604">
        <w:t xml:space="preserve"> lệnh </w:t>
      </w:r>
      <w:r w:rsidRPr="005F5FC6">
        <w:rPr>
          <w:rStyle w:val="codeChar"/>
        </w:rPr>
        <w:t>ng-repeat</w:t>
      </w:r>
      <w:r w:rsidRPr="008E0604">
        <w:t xml:space="preserve"> </w:t>
      </w:r>
      <w:r w:rsidR="00AC20D3">
        <w:t xml:space="preserve">được sử dụng </w:t>
      </w:r>
      <w:r w:rsidRPr="008E0604">
        <w:t>để tạo danh sách thả xuống tương tự</w:t>
      </w:r>
      <w:r w:rsidR="005F5FC6">
        <w:t xml:space="preserve"> như </w:t>
      </w:r>
      <w:r w:rsidR="005F5FC6" w:rsidRPr="00016B80">
        <w:t>dropdown.</w:t>
      </w:r>
    </w:p>
    <w:p w14:paraId="45C59A84" w14:textId="77777777" w:rsidR="00AA16D2" w:rsidRPr="008E0604" w:rsidRDefault="00AA16D2" w:rsidP="008E0604">
      <w:pPr>
        <w:pStyle w:val="ND"/>
      </w:pPr>
      <w:r>
        <w:lastRenderedPageBreak/>
        <w:t>Ví dụ:</w:t>
      </w:r>
      <w:r w:rsidR="006A6E87">
        <w:t xml:space="preserve"> tương tự với lệnh repeat</w:t>
      </w:r>
      <w:r w:rsidR="00710F98">
        <w:t>.</w:t>
      </w:r>
    </w:p>
    <w:p w14:paraId="48C5869B" w14:textId="77777777" w:rsidR="00E676BC" w:rsidRDefault="00E676BC" w:rsidP="00E676BC">
      <w:pPr>
        <w:pStyle w:val="manguon"/>
      </w:pPr>
      <w:r>
        <w:t>&lt;body&gt;</w:t>
      </w:r>
    </w:p>
    <w:p w14:paraId="5CC9BB2E" w14:textId="77777777" w:rsidR="00E676BC" w:rsidRDefault="00E676BC" w:rsidP="00E676BC">
      <w:pPr>
        <w:pStyle w:val="manguon"/>
      </w:pPr>
      <w:r>
        <w:t xml:space="preserve">  &lt;div ng-app="myApp" ng-controller="myCtrl"&gt;</w:t>
      </w:r>
    </w:p>
    <w:p w14:paraId="421EA981" w14:textId="77777777" w:rsidR="00E676BC" w:rsidRDefault="00E676BC" w:rsidP="00E676BC">
      <w:pPr>
        <w:pStyle w:val="manguon"/>
      </w:pPr>
      <w:r>
        <w:t xml:space="preserve">    &lt;select&gt;&lt;option ng-repeat="x in names"&gt;{{x}}&lt;/option&gt;&lt;/select&gt;</w:t>
      </w:r>
    </w:p>
    <w:p w14:paraId="2D5992E1" w14:textId="77777777" w:rsidR="00E676BC" w:rsidRDefault="00E676BC" w:rsidP="00E676BC">
      <w:pPr>
        <w:pStyle w:val="manguon"/>
      </w:pPr>
      <w:r>
        <w:t xml:space="preserve">  &lt;/div&gt;</w:t>
      </w:r>
    </w:p>
    <w:p w14:paraId="6064937C" w14:textId="77777777" w:rsidR="00E676BC" w:rsidRDefault="00E676BC" w:rsidP="00E676BC">
      <w:pPr>
        <w:pStyle w:val="manguon"/>
      </w:pPr>
      <w:r>
        <w:t xml:space="preserve">  &lt;script&gt;</w:t>
      </w:r>
    </w:p>
    <w:p w14:paraId="0D7ADC68" w14:textId="77777777" w:rsidR="00E676BC" w:rsidRDefault="00E676BC" w:rsidP="00E676BC">
      <w:pPr>
        <w:pStyle w:val="manguon"/>
      </w:pPr>
      <w:r>
        <w:t xml:space="preserve">    var app = angular.module('myApp', []);</w:t>
      </w:r>
    </w:p>
    <w:p w14:paraId="3D664BE3" w14:textId="77777777" w:rsidR="00E676BC" w:rsidRDefault="00E676BC" w:rsidP="00E676BC">
      <w:pPr>
        <w:pStyle w:val="manguon"/>
      </w:pPr>
      <w:r>
        <w:t xml:space="preserve">    app.controller('myCtrl', function($scope) {</w:t>
      </w:r>
    </w:p>
    <w:p w14:paraId="187A0F98" w14:textId="77777777" w:rsidR="00E676BC" w:rsidRDefault="00E676BC" w:rsidP="00E676BC">
      <w:pPr>
        <w:pStyle w:val="manguon"/>
      </w:pPr>
      <w:r>
        <w:t xml:space="preserve">      $scope.names = ["Emil", "Tobias", "Linus"];</w:t>
      </w:r>
    </w:p>
    <w:p w14:paraId="1DB502AD" w14:textId="77777777" w:rsidR="00E676BC" w:rsidRDefault="00E676BC" w:rsidP="00E676BC">
      <w:pPr>
        <w:pStyle w:val="manguon"/>
      </w:pPr>
      <w:r>
        <w:t xml:space="preserve">    });</w:t>
      </w:r>
    </w:p>
    <w:p w14:paraId="44347320" w14:textId="77777777" w:rsidR="00E676BC" w:rsidRDefault="00E676BC" w:rsidP="00E676BC">
      <w:pPr>
        <w:pStyle w:val="manguon"/>
      </w:pPr>
      <w:r>
        <w:t xml:space="preserve">  &lt;/script</w:t>
      </w:r>
      <w:r w:rsidR="009A2994">
        <w:t>&gt;</w:t>
      </w:r>
    </w:p>
    <w:p w14:paraId="2B316905" w14:textId="77777777" w:rsidR="008E0604" w:rsidRPr="008E0604" w:rsidRDefault="00E676BC" w:rsidP="00E676BC">
      <w:pPr>
        <w:pStyle w:val="manguon"/>
      </w:pPr>
      <w:r>
        <w:t>&lt;/body&gt;</w:t>
      </w:r>
    </w:p>
    <w:p w14:paraId="2196A8DA" w14:textId="77777777" w:rsidR="007F30FE" w:rsidRDefault="004614A7" w:rsidP="0070183A">
      <w:pPr>
        <w:pStyle w:val="ND"/>
      </w:pPr>
      <w:r>
        <w:t>Kết quả cũng tương tự như kết quả của dropdown</w:t>
      </w:r>
      <w:r w:rsidR="00A90F50">
        <w:t>.</w:t>
      </w:r>
    </w:p>
    <w:p w14:paraId="2BD88A57" w14:textId="7EE8A856" w:rsidR="00DC6C02" w:rsidRDefault="00563D11" w:rsidP="00DC6C02">
      <w:pPr>
        <w:pStyle w:val="manguon"/>
      </w:pPr>
      <w:r w:rsidRPr="00BE262C">
        <w:rPr>
          <w:noProof/>
        </w:rPr>
        <w:drawing>
          <wp:inline distT="0" distB="0" distL="0" distR="0" wp14:anchorId="3B6DF785" wp14:editId="4CE16B92">
            <wp:extent cx="1056005" cy="838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6005" cy="838200"/>
                    </a:xfrm>
                    <a:prstGeom prst="rect">
                      <a:avLst/>
                    </a:prstGeom>
                    <a:noFill/>
                    <a:ln>
                      <a:noFill/>
                    </a:ln>
                  </pic:spPr>
                </pic:pic>
              </a:graphicData>
            </a:graphic>
          </wp:inline>
        </w:drawing>
      </w:r>
    </w:p>
    <w:p w14:paraId="2D3FE899" w14:textId="77777777" w:rsidR="000D4B41" w:rsidRPr="0070183A" w:rsidRDefault="000D4B41" w:rsidP="00837784">
      <w:pPr>
        <w:pStyle w:val="Heading3"/>
      </w:pPr>
      <w:bookmarkStart w:id="16" w:name="_Toc152895928"/>
      <w:r w:rsidRPr="0070183A">
        <w:t>AngularJS SQL</w:t>
      </w:r>
      <w:bookmarkEnd w:id="16"/>
    </w:p>
    <w:p w14:paraId="07CB09E1" w14:textId="77777777" w:rsidR="00B66AA4" w:rsidRPr="0070183A" w:rsidRDefault="000D4B41" w:rsidP="0070183A">
      <w:pPr>
        <w:pStyle w:val="ND"/>
      </w:pPr>
      <w:r w:rsidRPr="0070183A">
        <w:t>AngularJS không tương tác trực tiếp với SQL nhưng có thể sử dụng để làm việc với dữ liệu từ máy chủ thông qua các API trong đó có thể có việc tương tác với cơ sở dữ liệu SQL.</w:t>
      </w:r>
    </w:p>
    <w:p w14:paraId="1346BD7B" w14:textId="77777777" w:rsidR="00387DE0" w:rsidRDefault="000D4B41" w:rsidP="00387DE0">
      <w:pPr>
        <w:pStyle w:val="ND"/>
      </w:pPr>
      <w:r w:rsidRPr="0070183A">
        <w:t>AngularJS</w:t>
      </w:r>
      <w:r w:rsidR="001D4D43">
        <w:t xml:space="preserve"> được dùng</w:t>
      </w:r>
      <w:r w:rsidRPr="0070183A">
        <w:t xml:space="preserve"> để hiển thị dữ liệu từ </w:t>
      </w:r>
      <w:r w:rsidR="00F53197">
        <w:t>c</w:t>
      </w:r>
      <w:r w:rsidRPr="0070183A">
        <w:t>ơ sở dữ liệu. Chỉ cần đảm bảo dữ liệu ở định dạng JSON.</w:t>
      </w:r>
    </w:p>
    <w:p w14:paraId="1BDFC8C4" w14:textId="77777777" w:rsidR="007B4F9C" w:rsidRDefault="007B4F9C" w:rsidP="00387DE0">
      <w:pPr>
        <w:pStyle w:val="ND"/>
      </w:pPr>
      <w:r>
        <w:t>Ví dụ:  có file dạng JSON như sau</w:t>
      </w:r>
    </w:p>
    <w:p w14:paraId="7325B9B4" w14:textId="77777777" w:rsidR="008C546D" w:rsidRDefault="00000000" w:rsidP="002D48CE">
      <w:pPr>
        <w:pStyle w:val="ND"/>
      </w:pPr>
      <w:hyperlink r:id="rId14" w:history="1">
        <w:r w:rsidR="007B4F9C" w:rsidRPr="00C510AE">
          <w:rPr>
            <w:rStyle w:val="Hyperlink"/>
          </w:rPr>
          <w:t>https://www.w3schools.com/js/Customers_MYSQL.php</w:t>
        </w:r>
      </w:hyperlink>
      <w:r w:rsidR="002D48CE">
        <w:t xml:space="preserve"> </w:t>
      </w:r>
    </w:p>
    <w:p w14:paraId="09521891" w14:textId="77777777" w:rsidR="002D48CE" w:rsidRDefault="008C546D" w:rsidP="002D48CE">
      <w:pPr>
        <w:pStyle w:val="ND"/>
      </w:pPr>
      <w:commentRangeStart w:id="17"/>
      <w:r>
        <w:t>D</w:t>
      </w:r>
      <w:r w:rsidR="002D48CE">
        <w:t xml:space="preserve">ùng AngularJS để hiển thị dữ liệu MySQL thông qua tệp </w:t>
      </w:r>
      <w:r w:rsidR="002D48CE" w:rsidRPr="002D48CE">
        <w:t>customers_mysql.php</w:t>
      </w:r>
    </w:p>
    <w:p w14:paraId="2D8534FD" w14:textId="77777777" w:rsidR="00EB7938" w:rsidRDefault="00EB7938" w:rsidP="00EB7938">
      <w:pPr>
        <w:pStyle w:val="manguon"/>
      </w:pPr>
      <w:r>
        <w:t>&lt;body&gt;</w:t>
      </w:r>
    </w:p>
    <w:p w14:paraId="6A4E9E3B" w14:textId="77777777" w:rsidR="00EB7938" w:rsidRDefault="00EB7938" w:rsidP="00EB7938">
      <w:pPr>
        <w:pStyle w:val="manguon"/>
      </w:pPr>
      <w:r>
        <w:t xml:space="preserve">  &lt;div ng-app="myApp" ng-controller="customersCtrl"&gt;</w:t>
      </w:r>
    </w:p>
    <w:p w14:paraId="651932D8" w14:textId="77777777" w:rsidR="00EB7938" w:rsidRDefault="00EB7938" w:rsidP="00EB7938">
      <w:pPr>
        <w:pStyle w:val="manguon"/>
      </w:pPr>
      <w:r>
        <w:t xml:space="preserve">    &lt;table&gt;</w:t>
      </w:r>
    </w:p>
    <w:p w14:paraId="12C07A83" w14:textId="77777777" w:rsidR="00EB7938" w:rsidRDefault="00EB7938" w:rsidP="00EB7938">
      <w:pPr>
        <w:pStyle w:val="manguon"/>
      </w:pPr>
      <w:r>
        <w:t xml:space="preserve">      &lt;tr ng-repeat="x in names"&gt;</w:t>
      </w:r>
    </w:p>
    <w:p w14:paraId="7D28B898" w14:textId="77777777" w:rsidR="00EB7938" w:rsidRDefault="00EB7938" w:rsidP="00EB7938">
      <w:pPr>
        <w:pStyle w:val="manguon"/>
      </w:pPr>
      <w:r>
        <w:t xml:space="preserve">        &lt;td&gt;{{ x.Name }}&lt;/td&gt;</w:t>
      </w:r>
    </w:p>
    <w:p w14:paraId="1E3EAA96" w14:textId="77777777" w:rsidR="00EB7938" w:rsidRDefault="00EB7938" w:rsidP="00EB7938">
      <w:pPr>
        <w:pStyle w:val="manguon"/>
      </w:pPr>
      <w:r>
        <w:t xml:space="preserve">        &lt;td&gt;{{ x.Country }}&lt;/td&gt;</w:t>
      </w:r>
    </w:p>
    <w:p w14:paraId="652310A2" w14:textId="77777777" w:rsidR="00EB7938" w:rsidRDefault="00EB7938" w:rsidP="00EB7938">
      <w:pPr>
        <w:pStyle w:val="manguon"/>
      </w:pPr>
      <w:r>
        <w:t xml:space="preserve">      &lt;/tr&gt;</w:t>
      </w:r>
      <w:commentRangeEnd w:id="17"/>
      <w:r w:rsidR="00AC20D3">
        <w:rPr>
          <w:rStyle w:val="CommentReference"/>
          <w:rFonts w:ascii="Times New Roman" w:hAnsi="Times New Roman"/>
        </w:rPr>
        <w:commentReference w:id="17"/>
      </w:r>
    </w:p>
    <w:p w14:paraId="0D421662" w14:textId="77777777" w:rsidR="00EB7938" w:rsidRDefault="00EB7938" w:rsidP="00EB7938">
      <w:pPr>
        <w:pStyle w:val="manguon"/>
      </w:pPr>
      <w:r>
        <w:t xml:space="preserve">    &lt;/table&gt; </w:t>
      </w:r>
    </w:p>
    <w:p w14:paraId="3B6166EC" w14:textId="77777777" w:rsidR="00EB7938" w:rsidRDefault="00EB7938" w:rsidP="00EB7938">
      <w:pPr>
        <w:pStyle w:val="manguon"/>
      </w:pPr>
      <w:r>
        <w:lastRenderedPageBreak/>
        <w:t xml:space="preserve">  &lt;/div&gt;</w:t>
      </w:r>
    </w:p>
    <w:p w14:paraId="22B643DA" w14:textId="77777777" w:rsidR="00EB7938" w:rsidRDefault="00EB7938" w:rsidP="00EB7938">
      <w:pPr>
        <w:pStyle w:val="manguon"/>
      </w:pPr>
      <w:r>
        <w:t xml:space="preserve"> </w:t>
      </w:r>
    </w:p>
    <w:p w14:paraId="4555CD0C" w14:textId="77777777" w:rsidR="00EB7938" w:rsidRDefault="00EB7938" w:rsidP="00EB7938">
      <w:pPr>
        <w:pStyle w:val="manguon"/>
      </w:pPr>
      <w:r>
        <w:t xml:space="preserve">  &lt;script&gt;</w:t>
      </w:r>
    </w:p>
    <w:p w14:paraId="07A830CF" w14:textId="77777777" w:rsidR="00EB7938" w:rsidRDefault="00EB7938" w:rsidP="00EB7938">
      <w:pPr>
        <w:pStyle w:val="manguon"/>
      </w:pPr>
      <w:r>
        <w:t xml:space="preserve">    var app = angular.module('myApp', []);</w:t>
      </w:r>
    </w:p>
    <w:p w14:paraId="5A653ACE" w14:textId="77777777" w:rsidR="00EB7938" w:rsidRDefault="00EB7938" w:rsidP="00EB7938">
      <w:pPr>
        <w:pStyle w:val="manguon"/>
      </w:pPr>
      <w:r>
        <w:t xml:space="preserve">    app.controller('customersCtrl', function($scope, $http) {</w:t>
      </w:r>
    </w:p>
    <w:p w14:paraId="788DE738" w14:textId="77777777" w:rsidR="00EB7938" w:rsidRDefault="00EB7938" w:rsidP="00EB7938">
      <w:pPr>
        <w:pStyle w:val="manguon"/>
      </w:pPr>
      <w:r>
        <w:t xml:space="preserve">      $http.get("customers_mysql.php")</w:t>
      </w:r>
    </w:p>
    <w:p w14:paraId="76EC4F3E" w14:textId="77777777" w:rsidR="00EB7938" w:rsidRDefault="00EB7938" w:rsidP="00EB7938">
      <w:pPr>
        <w:pStyle w:val="manguon"/>
      </w:pPr>
      <w:r>
        <w:t xml:space="preserve">      .then(function (response) {$scope.names = response.data.records;});</w:t>
      </w:r>
    </w:p>
    <w:p w14:paraId="62A9001F" w14:textId="77777777" w:rsidR="00EB7938" w:rsidRDefault="00EB7938" w:rsidP="00EB7938">
      <w:pPr>
        <w:pStyle w:val="manguon"/>
      </w:pPr>
      <w:r>
        <w:t xml:space="preserve">    });</w:t>
      </w:r>
    </w:p>
    <w:p w14:paraId="0876962F" w14:textId="77777777" w:rsidR="00EB7938" w:rsidRDefault="00EB7938" w:rsidP="00EB7938">
      <w:pPr>
        <w:pStyle w:val="manguon"/>
      </w:pPr>
      <w:r>
        <w:t xml:space="preserve">  &lt;/script&gt; </w:t>
      </w:r>
    </w:p>
    <w:p w14:paraId="486C3249" w14:textId="77777777" w:rsidR="00387DE0" w:rsidRPr="00387DE0" w:rsidRDefault="00EB7938" w:rsidP="00EB7938">
      <w:pPr>
        <w:pStyle w:val="manguon"/>
      </w:pPr>
      <w:r>
        <w:t>&lt;/body</w:t>
      </w:r>
    </w:p>
    <w:p w14:paraId="79D1F09C" w14:textId="7ECA72CB" w:rsidR="008511D2" w:rsidRDefault="008511D2" w:rsidP="008511D2">
      <w:pPr>
        <w:pStyle w:val="ND"/>
      </w:pPr>
      <w:r>
        <w:t>Kết quả sẽ được hiển thị như sau</w:t>
      </w:r>
      <w:r w:rsidR="00AC20D3">
        <w:t>:</w:t>
      </w:r>
    </w:p>
    <w:p w14:paraId="06088590" w14:textId="755797B0" w:rsidR="008511D2" w:rsidRDefault="00563D11" w:rsidP="008511D2">
      <w:pPr>
        <w:pStyle w:val="manguon"/>
      </w:pPr>
      <w:r w:rsidRPr="00ED4A50">
        <w:rPr>
          <w:noProof/>
        </w:rPr>
        <w:drawing>
          <wp:inline distT="0" distB="0" distL="0" distR="0" wp14:anchorId="04BD7C31" wp14:editId="5992F1EB">
            <wp:extent cx="3238500" cy="421830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4218305"/>
                    </a:xfrm>
                    <a:prstGeom prst="rect">
                      <a:avLst/>
                    </a:prstGeom>
                    <a:noFill/>
                    <a:ln>
                      <a:noFill/>
                    </a:ln>
                  </pic:spPr>
                </pic:pic>
              </a:graphicData>
            </a:graphic>
          </wp:inline>
        </w:drawing>
      </w:r>
    </w:p>
    <w:p w14:paraId="0FF8A694" w14:textId="77777777" w:rsidR="008C546D" w:rsidRDefault="008C546D" w:rsidP="0080022C">
      <w:pPr>
        <w:pStyle w:val="ND"/>
      </w:pPr>
      <w:r>
        <w:t>Dùng</w:t>
      </w:r>
      <w:r w:rsidRPr="008C546D">
        <w:t xml:space="preserve"> AngularJS để kết nối và truy vấn dữ liệu từ tệp "customers_mysql.php" bằng cách sử dụng </w:t>
      </w:r>
      <w:r w:rsidRPr="00A52C33">
        <w:rPr>
          <w:rStyle w:val="codeChar"/>
        </w:rPr>
        <w:t>$http.get()</w:t>
      </w:r>
      <w:r w:rsidRPr="008C546D">
        <w:t xml:space="preserve">. Khi dữ liệu được trả về, nó được gán vào một biến </w:t>
      </w:r>
      <w:r w:rsidRPr="00A52C33">
        <w:rPr>
          <w:rStyle w:val="codeChar"/>
        </w:rPr>
        <w:t>$scope.names</w:t>
      </w:r>
      <w:r>
        <w:t xml:space="preserve">, </w:t>
      </w:r>
      <w:r w:rsidRPr="008C546D">
        <w:t>các trường dữ liệu "</w:t>
      </w:r>
      <w:r w:rsidRPr="00A52C33">
        <w:rPr>
          <w:rStyle w:val="codeChar"/>
        </w:rPr>
        <w:t>Name</w:t>
      </w:r>
      <w:r w:rsidRPr="008C546D">
        <w:t>" và "</w:t>
      </w:r>
      <w:r w:rsidRPr="00A52C33">
        <w:rPr>
          <w:rStyle w:val="codeChar"/>
        </w:rPr>
        <w:t>Country</w:t>
      </w:r>
      <w:r w:rsidRPr="008C546D">
        <w:t xml:space="preserve">" được hiển thị trong bảng bằng cách sử dụng cú pháp </w:t>
      </w:r>
      <w:r w:rsidRPr="00A52C33">
        <w:rPr>
          <w:rStyle w:val="codeChar"/>
        </w:rPr>
        <w:t>{{ x.Name }}</w:t>
      </w:r>
      <w:r w:rsidRPr="008C546D">
        <w:t xml:space="preserve"> và </w:t>
      </w:r>
      <w:r w:rsidRPr="00A52C33">
        <w:rPr>
          <w:rStyle w:val="codeChar"/>
        </w:rPr>
        <w:t>{{ x.Country }}</w:t>
      </w:r>
      <w:r>
        <w:t xml:space="preserve">, vòng lặp </w:t>
      </w:r>
      <w:r w:rsidRPr="008C546D">
        <w:t xml:space="preserve">sẽ lặp lại các hàng trong mảng names và hiển thị dữ liệu tương ứng trong các ô </w:t>
      </w:r>
      <w:r w:rsidRPr="00A52C33">
        <w:rPr>
          <w:rStyle w:val="codeChar"/>
        </w:rPr>
        <w:t>&lt;td&gt;</w:t>
      </w:r>
      <w:r w:rsidRPr="008C546D">
        <w:t>.</w:t>
      </w:r>
    </w:p>
    <w:p w14:paraId="511B3742" w14:textId="77777777" w:rsidR="000D4B41" w:rsidRPr="0080022C" w:rsidRDefault="003D3B25" w:rsidP="00A26B0F">
      <w:pPr>
        <w:pStyle w:val="ND"/>
        <w:rPr>
          <w:b/>
          <w:bCs w:val="0"/>
        </w:rPr>
      </w:pPr>
      <w:r w:rsidRPr="0080022C">
        <w:rPr>
          <w:b/>
          <w:bCs w:val="0"/>
        </w:rPr>
        <w:t>Mã máy chủ PHP và MySQL</w:t>
      </w:r>
    </w:p>
    <w:p w14:paraId="1C23C15C" w14:textId="77777777" w:rsidR="00A26B0F" w:rsidRPr="00A26B0F" w:rsidRDefault="00A26B0F" w:rsidP="00A26B0F">
      <w:pPr>
        <w:pStyle w:val="manguon"/>
      </w:pPr>
      <w:r w:rsidRPr="00A26B0F">
        <w:rPr>
          <w:rStyle w:val="phptagcolor"/>
        </w:rPr>
        <w:lastRenderedPageBreak/>
        <w:t>&lt;?php</w:t>
      </w:r>
      <w:r w:rsidRPr="00A26B0F">
        <w:br/>
        <w:t>header(</w:t>
      </w:r>
      <w:r w:rsidRPr="00A26B0F">
        <w:rPr>
          <w:rStyle w:val="phpstringcolor"/>
        </w:rPr>
        <w:t>"Access-Control-Allow-Origin: *"</w:t>
      </w:r>
      <w:r w:rsidRPr="00A26B0F">
        <w:t>);</w:t>
      </w:r>
      <w:r w:rsidRPr="00A26B0F">
        <w:br/>
        <w:t>header(</w:t>
      </w:r>
      <w:r w:rsidRPr="00A26B0F">
        <w:rPr>
          <w:rStyle w:val="phpstringcolor"/>
        </w:rPr>
        <w:t>"Content-Type: application/json; charset=UTF-8"</w:t>
      </w:r>
      <w:r w:rsidRPr="00A26B0F">
        <w:t>);</w:t>
      </w:r>
      <w:r w:rsidRPr="00A26B0F">
        <w:br/>
        <w:t>$conn = </w:t>
      </w:r>
      <w:r w:rsidRPr="00A26B0F">
        <w:rPr>
          <w:rStyle w:val="phpkeywordcolor"/>
        </w:rPr>
        <w:t>new</w:t>
      </w:r>
      <w:r w:rsidRPr="00A26B0F">
        <w:t> mysqli(</w:t>
      </w:r>
      <w:r w:rsidRPr="00A26B0F">
        <w:rPr>
          <w:rStyle w:val="phpstringcolor"/>
        </w:rPr>
        <w:t>"myServer"</w:t>
      </w:r>
      <w:r w:rsidRPr="00A26B0F">
        <w:t>, </w:t>
      </w:r>
      <w:r w:rsidRPr="00A26B0F">
        <w:rPr>
          <w:rStyle w:val="phpstringcolor"/>
        </w:rPr>
        <w:t>"myUser"</w:t>
      </w:r>
      <w:r w:rsidRPr="00A26B0F">
        <w:t>, </w:t>
      </w:r>
      <w:r w:rsidRPr="00A26B0F">
        <w:rPr>
          <w:rStyle w:val="phpstringcolor"/>
        </w:rPr>
        <w:t>"myPassword"</w:t>
      </w:r>
      <w:r w:rsidRPr="00A26B0F">
        <w:t>, </w:t>
      </w:r>
      <w:r w:rsidRPr="00A26B0F">
        <w:rPr>
          <w:rStyle w:val="phpstringcolor"/>
        </w:rPr>
        <w:t>"Northwind"</w:t>
      </w:r>
      <w:r w:rsidRPr="00A26B0F">
        <w:t>);</w:t>
      </w:r>
      <w:r w:rsidRPr="00A26B0F">
        <w:br/>
        <w:t>$result = $conn-&gt;query(</w:t>
      </w:r>
      <w:r w:rsidRPr="00A26B0F">
        <w:rPr>
          <w:rStyle w:val="phpstringcolor"/>
        </w:rPr>
        <w:t>"SELECT CompanyName, City, Country FROM Customers"</w:t>
      </w:r>
      <w:r w:rsidRPr="00A26B0F">
        <w:t>);</w:t>
      </w:r>
      <w:r w:rsidRPr="00A26B0F">
        <w:br/>
        <w:t>$outp = </w:t>
      </w:r>
      <w:r w:rsidRPr="00A26B0F">
        <w:rPr>
          <w:rStyle w:val="phpstringcolor"/>
        </w:rPr>
        <w:t>""</w:t>
      </w:r>
      <w:r w:rsidRPr="00A26B0F">
        <w:t>;</w:t>
      </w:r>
      <w:r w:rsidRPr="00A26B0F">
        <w:br/>
      </w:r>
      <w:r w:rsidRPr="00A26B0F">
        <w:rPr>
          <w:rStyle w:val="phpkeywordcolor"/>
        </w:rPr>
        <w:t>while</w:t>
      </w:r>
      <w:r w:rsidRPr="00A26B0F">
        <w:t>($rs = $result-&gt;fetch_array(MYSQLI_ASSOC)) {</w:t>
      </w:r>
      <w:r w:rsidRPr="00A26B0F">
        <w:br/>
        <w:t>  </w:t>
      </w:r>
      <w:r w:rsidRPr="00A26B0F">
        <w:rPr>
          <w:rStyle w:val="phpkeywordcolor"/>
        </w:rPr>
        <w:t>if</w:t>
      </w:r>
      <w:r w:rsidRPr="00A26B0F">
        <w:t> ($outp != </w:t>
      </w:r>
      <w:r w:rsidRPr="00A26B0F">
        <w:rPr>
          <w:rStyle w:val="phpstringcolor"/>
        </w:rPr>
        <w:t>""</w:t>
      </w:r>
      <w:r w:rsidRPr="00A26B0F">
        <w:t>) {$outp .= </w:t>
      </w:r>
      <w:r w:rsidRPr="00A26B0F">
        <w:rPr>
          <w:rStyle w:val="phpstringcolor"/>
        </w:rPr>
        <w:t>","</w:t>
      </w:r>
      <w:r w:rsidRPr="00A26B0F">
        <w:t>;}</w:t>
      </w:r>
      <w:r w:rsidRPr="00A26B0F">
        <w:br/>
        <w:t>  $outp .= </w:t>
      </w:r>
      <w:r w:rsidRPr="00A26B0F">
        <w:rPr>
          <w:rStyle w:val="phpstringcolor"/>
        </w:rPr>
        <w:t>'{"Name":"'</w:t>
      </w:r>
      <w:r w:rsidRPr="00A26B0F">
        <w:t>  . $rs[</w:t>
      </w:r>
      <w:r w:rsidRPr="00A26B0F">
        <w:rPr>
          <w:rStyle w:val="phpstringcolor"/>
        </w:rPr>
        <w:t>"CompanyName"</w:t>
      </w:r>
      <w:r w:rsidRPr="00A26B0F">
        <w:t>] . </w:t>
      </w:r>
      <w:r w:rsidRPr="00A26B0F">
        <w:rPr>
          <w:rStyle w:val="phpstringcolor"/>
        </w:rPr>
        <w:t>'",'</w:t>
      </w:r>
      <w:r w:rsidRPr="00A26B0F">
        <w:t>;</w:t>
      </w:r>
      <w:r w:rsidRPr="00A26B0F">
        <w:br/>
        <w:t>  $outp .= </w:t>
      </w:r>
      <w:r w:rsidRPr="00A26B0F">
        <w:rPr>
          <w:rStyle w:val="phpstringcolor"/>
        </w:rPr>
        <w:t>'"City":"'</w:t>
      </w:r>
      <w:r w:rsidRPr="00A26B0F">
        <w:t>   . $rs[</w:t>
      </w:r>
      <w:r w:rsidRPr="00A26B0F">
        <w:rPr>
          <w:rStyle w:val="phpstringcolor"/>
        </w:rPr>
        <w:t>"City"</w:t>
      </w:r>
      <w:r w:rsidRPr="00A26B0F">
        <w:t>]        . </w:t>
      </w:r>
      <w:r w:rsidRPr="00A26B0F">
        <w:rPr>
          <w:rStyle w:val="phpstringcolor"/>
        </w:rPr>
        <w:t>'",'</w:t>
      </w:r>
      <w:r w:rsidRPr="00A26B0F">
        <w:t>;</w:t>
      </w:r>
      <w:r w:rsidRPr="00A26B0F">
        <w:br/>
        <w:t>  $outp .= </w:t>
      </w:r>
      <w:r w:rsidRPr="00A26B0F">
        <w:rPr>
          <w:rStyle w:val="phpstringcolor"/>
        </w:rPr>
        <w:t>'"Country":"'</w:t>
      </w:r>
      <w:r w:rsidRPr="00A26B0F">
        <w:t>. $rs[</w:t>
      </w:r>
      <w:r w:rsidRPr="00A26B0F">
        <w:rPr>
          <w:rStyle w:val="phpstringcolor"/>
        </w:rPr>
        <w:t>"Country"</w:t>
      </w:r>
      <w:r w:rsidRPr="00A26B0F">
        <w:t>]     . </w:t>
      </w:r>
      <w:r w:rsidRPr="00A26B0F">
        <w:rPr>
          <w:rStyle w:val="phpstringcolor"/>
        </w:rPr>
        <w:t>'"}'</w:t>
      </w:r>
      <w:r w:rsidRPr="00A26B0F">
        <w:t>;</w:t>
      </w:r>
      <w:r w:rsidRPr="00A26B0F">
        <w:br/>
        <w:t>}</w:t>
      </w:r>
      <w:r w:rsidRPr="00A26B0F">
        <w:br/>
        <w:t>$outp =</w:t>
      </w:r>
      <w:r w:rsidRPr="00A26B0F">
        <w:rPr>
          <w:rStyle w:val="phpstringcolor"/>
        </w:rPr>
        <w:t>'{"records":['</w:t>
      </w:r>
      <w:r w:rsidRPr="00A26B0F">
        <w:t>.$outp.</w:t>
      </w:r>
      <w:r w:rsidRPr="00A26B0F">
        <w:rPr>
          <w:rStyle w:val="phpstringcolor"/>
        </w:rPr>
        <w:t>']}'</w:t>
      </w:r>
      <w:r w:rsidRPr="00A26B0F">
        <w:t>;</w:t>
      </w:r>
      <w:r w:rsidRPr="00A26B0F">
        <w:br/>
        <w:t>$conn-&gt;close();</w:t>
      </w:r>
      <w:r w:rsidRPr="00A26B0F">
        <w:br/>
      </w:r>
      <w:r w:rsidRPr="00A26B0F">
        <w:rPr>
          <w:rStyle w:val="phpkeywordcolor"/>
        </w:rPr>
        <w:t>echo</w:t>
      </w:r>
      <w:r w:rsidRPr="00A26B0F">
        <w:t>($outp);</w:t>
      </w:r>
      <w:r w:rsidRPr="00A26B0F">
        <w:br/>
      </w:r>
      <w:r w:rsidRPr="00A26B0F">
        <w:rPr>
          <w:rStyle w:val="phptagcolor"/>
        </w:rPr>
        <w:t>?&gt;</w:t>
      </w:r>
    </w:p>
    <w:p w14:paraId="22BDACDB" w14:textId="77777777" w:rsidR="0080022C" w:rsidRPr="0080022C" w:rsidRDefault="0080022C" w:rsidP="0080022C">
      <w:pPr>
        <w:pStyle w:val="ND"/>
      </w:pPr>
      <w:r w:rsidRPr="0080022C">
        <w:t>Đoạn mã PHP</w:t>
      </w:r>
      <w:r>
        <w:t xml:space="preserve"> ở</w:t>
      </w:r>
      <w:r w:rsidRPr="0080022C">
        <w:t xml:space="preserve"> trên là một tệp "customers_mysql.php"</w:t>
      </w:r>
      <w:r>
        <w:t>, t</w:t>
      </w:r>
      <w:r w:rsidRPr="0080022C">
        <w:t>ệp này thực hiện truy vấn CSDL và trả về dữ liệu JSON cho trang web AngularJS để hiển thị trong bảng.</w:t>
      </w:r>
      <w:r w:rsidR="003A2377">
        <w:t xml:space="preserve"> </w:t>
      </w:r>
      <w:r w:rsidR="00E762EA">
        <w:t>Đầu tiên, c</w:t>
      </w:r>
      <w:r w:rsidRPr="0080022C">
        <w:t xml:space="preserve">ác dòng mã PHP đầu tiên thiết lập tiêu đề HTTP cho phép truy cập qua nguồn gốc khác (CORS) và đặt loại nội dung là JSON. Tiếp theo, kết nối đến cơ sở dữ liệu MySQL bằng cách sử dụng các thông số như tên máy chủ ("myServer"), tên người dùng ("myUser"), mật khẩu ("myPassword"), và tên cơ sở dữ liệu ("Northwind"). Sau đó, một câu truy vấn SQL được thực hiện để lấy dữ liệu từ bảng "Customers" trong cơ sở dữ liệu. Kết quả truy vấn được lặp lại thông qua vòng lặp </w:t>
      </w:r>
      <w:r w:rsidRPr="00E762EA">
        <w:rPr>
          <w:rStyle w:val="codeChar"/>
        </w:rPr>
        <w:t>while</w:t>
      </w:r>
      <w:r w:rsidRPr="0080022C">
        <w:t xml:space="preserve"> và mỗi hàng dữ liệu được biến đổi thành một đối tượng JSON. Tiếp theo, dữ liệu JSON được xây dựng bằng cách ghép các đối tượng JSON lại với nhau và được gán vào biến </w:t>
      </w:r>
      <w:r w:rsidRPr="00E762EA">
        <w:rPr>
          <w:rStyle w:val="codeChar"/>
        </w:rPr>
        <w:t>$outp</w:t>
      </w:r>
      <w:r w:rsidRPr="0080022C">
        <w:t xml:space="preserve">. Mỗi đối tượng JSON trong mảng </w:t>
      </w:r>
      <w:r w:rsidRPr="00E762EA">
        <w:rPr>
          <w:rStyle w:val="codeChar"/>
        </w:rPr>
        <w:t>records</w:t>
      </w:r>
      <w:r w:rsidRPr="0080022C">
        <w:t xml:space="preserve"> sẽ chứa các trường dữ liệu như "Name", "City" và "Country" được lấy từ kết quả truy vấn. Cuối cùng, kết nối đến cơ sở dữ liệu được đóng và chuỗi JSON được gửi về cho trình duyệt thông qua hàm </w:t>
      </w:r>
      <w:r w:rsidRPr="00E762EA">
        <w:rPr>
          <w:rStyle w:val="codeChar"/>
        </w:rPr>
        <w:t>echo()</w:t>
      </w:r>
      <w:r w:rsidRPr="0080022C">
        <w:t>.</w:t>
      </w:r>
    </w:p>
    <w:p w14:paraId="619D1D81" w14:textId="77777777" w:rsidR="00FA1744" w:rsidRPr="00A26B0F" w:rsidRDefault="00FA1744" w:rsidP="00E762EA">
      <w:pPr>
        <w:pStyle w:val="Heading3"/>
      </w:pPr>
      <w:bookmarkStart w:id="18" w:name="_Toc152895929"/>
      <w:r w:rsidRPr="00A26B0F">
        <w:t>AngularJS DOM</w:t>
      </w:r>
      <w:bookmarkEnd w:id="18"/>
      <w:r w:rsidRPr="00A26B0F">
        <w:t xml:space="preserve"> </w:t>
      </w:r>
    </w:p>
    <w:p w14:paraId="6381D6CC" w14:textId="77777777" w:rsidR="00B66AA4" w:rsidRPr="00A26B0F" w:rsidRDefault="00FA1744" w:rsidP="00A26B0F">
      <w:pPr>
        <w:pStyle w:val="ND"/>
      </w:pPr>
      <w:r w:rsidRPr="00A26B0F">
        <w:t xml:space="preserve">Module </w:t>
      </w:r>
      <w:r w:rsidRPr="00E762EA">
        <w:rPr>
          <w:rStyle w:val="codeChar"/>
        </w:rPr>
        <w:t>ng-dom</w:t>
      </w:r>
      <w:r w:rsidRPr="00A26B0F">
        <w:t xml:space="preserve"> giúp quản lý và tương tác với DOM (Document Object Model). Nó cung cấp các phương thức để thao tác với các phần tử trên trang web.</w:t>
      </w:r>
    </w:p>
    <w:p w14:paraId="071A3065" w14:textId="77777777" w:rsidR="00FA1744" w:rsidRPr="00A26B0F" w:rsidRDefault="00FA1744" w:rsidP="00A26B0F">
      <w:pPr>
        <w:pStyle w:val="ND"/>
      </w:pPr>
      <w:r w:rsidRPr="00A26B0F">
        <w:t>AngularJS có các chỉ thị để liên kết dữ liệu ứng dụng với các thuộc tính của các phần tử HTML DOM.</w:t>
      </w:r>
    </w:p>
    <w:p w14:paraId="12BF55D5" w14:textId="77777777" w:rsidR="00FA1744" w:rsidRDefault="001A0C67" w:rsidP="00A26B0F">
      <w:pPr>
        <w:pStyle w:val="ND"/>
      </w:pPr>
      <w:r w:rsidRPr="00A26B0F">
        <w:t xml:space="preserve">Lệnh </w:t>
      </w:r>
      <w:r w:rsidRPr="00E762EA">
        <w:rPr>
          <w:rStyle w:val="codeChar"/>
        </w:rPr>
        <w:t>ng-disabled</w:t>
      </w:r>
      <w:r w:rsidRPr="00A26B0F">
        <w:t xml:space="preserve"> liên kết dữ liệu</w:t>
      </w:r>
      <w:r w:rsidR="00E762EA">
        <w:t xml:space="preserve"> của</w:t>
      </w:r>
      <w:r w:rsidRPr="00A26B0F">
        <w:t xml:space="preserve"> AngularJS với thuộc tính bị vô hiệu hóa của các phần tử HTML.</w:t>
      </w:r>
    </w:p>
    <w:p w14:paraId="514C7643" w14:textId="77777777" w:rsidR="00B2504C" w:rsidRPr="00A26B0F" w:rsidRDefault="00B2504C" w:rsidP="00A26B0F">
      <w:pPr>
        <w:pStyle w:val="ND"/>
      </w:pPr>
      <w:r>
        <w:t xml:space="preserve">Ví dụ: </w:t>
      </w:r>
    </w:p>
    <w:p w14:paraId="7D61D6C8" w14:textId="77777777" w:rsidR="00B2504C" w:rsidRDefault="00B2504C" w:rsidP="00B2504C">
      <w:pPr>
        <w:pStyle w:val="manguon"/>
      </w:pPr>
      <w:r>
        <w:lastRenderedPageBreak/>
        <w:t>&lt;body&gt;</w:t>
      </w:r>
    </w:p>
    <w:p w14:paraId="2D79ACD2" w14:textId="77777777" w:rsidR="00B2504C" w:rsidRDefault="00C85212" w:rsidP="00B2504C">
      <w:pPr>
        <w:pStyle w:val="manguon"/>
      </w:pPr>
      <w:r>
        <w:t xml:space="preserve">  </w:t>
      </w:r>
      <w:r w:rsidR="00B2504C">
        <w:t>&lt;div ng-app="" ng-init="mySwitch=true"&gt;</w:t>
      </w:r>
    </w:p>
    <w:p w14:paraId="2FE7B900" w14:textId="77777777" w:rsidR="00B2504C" w:rsidRDefault="00C85212" w:rsidP="00B2504C">
      <w:pPr>
        <w:pStyle w:val="manguon"/>
      </w:pPr>
      <w:r>
        <w:t xml:space="preserve">    </w:t>
      </w:r>
      <w:r w:rsidR="00B2504C">
        <w:t>&lt;p&gt;&lt;button ng-disabled="mySwitch"&gt;Click Me!&lt;/button&lt;/p&gt;</w:t>
      </w:r>
    </w:p>
    <w:p w14:paraId="67B0FE21" w14:textId="77777777" w:rsidR="00B2504C" w:rsidRDefault="00C85212" w:rsidP="00B2504C">
      <w:pPr>
        <w:pStyle w:val="manguon"/>
      </w:pPr>
      <w:r>
        <w:t xml:space="preserve">    </w:t>
      </w:r>
      <w:r w:rsidR="00B2504C">
        <w:t>&lt;p&gt;&lt;input type="checkbox" ng-model="mySwitch"/&gt;Button&lt;/p&gt;</w:t>
      </w:r>
    </w:p>
    <w:p w14:paraId="0C121C9F" w14:textId="77777777" w:rsidR="00B2504C" w:rsidRDefault="00C85212" w:rsidP="00B2504C">
      <w:pPr>
        <w:pStyle w:val="manguon"/>
      </w:pPr>
      <w:r>
        <w:t xml:space="preserve">    </w:t>
      </w:r>
      <w:r w:rsidR="00B2504C">
        <w:t>&lt;p&gt;{{ mySwitch }&lt;/p&gt;</w:t>
      </w:r>
    </w:p>
    <w:p w14:paraId="2DE0B111" w14:textId="77777777" w:rsidR="00B2504C" w:rsidRDefault="00C85212" w:rsidP="00B2504C">
      <w:pPr>
        <w:pStyle w:val="manguon"/>
      </w:pPr>
      <w:r>
        <w:t xml:space="preserve">  </w:t>
      </w:r>
      <w:r w:rsidR="00B2504C">
        <w:t xml:space="preserve">&lt;/div&gt; </w:t>
      </w:r>
    </w:p>
    <w:p w14:paraId="1FF5A096" w14:textId="77777777" w:rsidR="00A26B0F" w:rsidRPr="00A26B0F" w:rsidRDefault="00B2504C" w:rsidP="00B2504C">
      <w:pPr>
        <w:pStyle w:val="manguon"/>
      </w:pPr>
      <w:r>
        <w:t>&lt;/body&gt;</w:t>
      </w:r>
    </w:p>
    <w:p w14:paraId="2D1E51F1" w14:textId="77777777" w:rsidR="00345BE6" w:rsidRDefault="00345BE6" w:rsidP="00345BE6">
      <w:pPr>
        <w:pStyle w:val="ND"/>
      </w:pPr>
      <w:r>
        <w:t>Kết quả được hiện thị như sau.</w:t>
      </w:r>
    </w:p>
    <w:p w14:paraId="7F3A4DE8" w14:textId="77777777" w:rsidR="00345BE6" w:rsidRDefault="00345BE6" w:rsidP="00345BE6">
      <w:pPr>
        <w:pStyle w:val="ND"/>
      </w:pPr>
      <w:r>
        <w:t>Khi không chọn và khi chọn</w:t>
      </w:r>
    </w:p>
    <w:p w14:paraId="7ACBC8CB" w14:textId="5B29E9E9" w:rsidR="00345BE6" w:rsidRDefault="00563D11" w:rsidP="00345BE6">
      <w:pPr>
        <w:pStyle w:val="manguon"/>
      </w:pPr>
      <w:r w:rsidRPr="00ED4A50">
        <w:rPr>
          <w:noProof/>
        </w:rPr>
        <w:drawing>
          <wp:inline distT="0" distB="0" distL="0" distR="0" wp14:anchorId="7452133A" wp14:editId="1AC38DF7">
            <wp:extent cx="887095" cy="10013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7095" cy="1001395"/>
                    </a:xfrm>
                    <a:prstGeom prst="rect">
                      <a:avLst/>
                    </a:prstGeom>
                    <a:noFill/>
                    <a:ln>
                      <a:noFill/>
                    </a:ln>
                  </pic:spPr>
                </pic:pic>
              </a:graphicData>
            </a:graphic>
          </wp:inline>
        </w:drawing>
      </w:r>
      <w:r w:rsidR="00345BE6" w:rsidRPr="00467DA8">
        <w:rPr>
          <w:noProof/>
        </w:rPr>
        <w:t xml:space="preserve"> </w:t>
      </w:r>
      <w:r w:rsidRPr="00ED4A50">
        <w:rPr>
          <w:noProof/>
        </w:rPr>
        <w:drawing>
          <wp:inline distT="0" distB="0" distL="0" distR="0" wp14:anchorId="0BB89774" wp14:editId="19DEF0D9">
            <wp:extent cx="827405" cy="10287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7405" cy="1028700"/>
                    </a:xfrm>
                    <a:prstGeom prst="rect">
                      <a:avLst/>
                    </a:prstGeom>
                    <a:noFill/>
                    <a:ln>
                      <a:noFill/>
                    </a:ln>
                  </pic:spPr>
                </pic:pic>
              </a:graphicData>
            </a:graphic>
          </wp:inline>
        </w:drawing>
      </w:r>
    </w:p>
    <w:p w14:paraId="76E31C56" w14:textId="77777777" w:rsidR="00755395" w:rsidRDefault="004C5D9C" w:rsidP="00FD6222">
      <w:pPr>
        <w:pStyle w:val="ND"/>
      </w:pPr>
      <w:r w:rsidRPr="004C5D9C">
        <w:t xml:space="preserve">Thuộc tính </w:t>
      </w:r>
      <w:r w:rsidR="00755395" w:rsidRPr="00755395">
        <w:rPr>
          <w:rStyle w:val="codeChar"/>
        </w:rPr>
        <w:t>ng-init="mySwitch=true"</w:t>
      </w:r>
      <w:r w:rsidR="00755395" w:rsidRPr="00755395">
        <w:t xml:space="preserve"> được sử dụng để khởi tạo biến </w:t>
      </w:r>
      <w:r w:rsidR="00755395" w:rsidRPr="00755395">
        <w:rPr>
          <w:rStyle w:val="codeChar"/>
        </w:rPr>
        <w:t>mySwitch</w:t>
      </w:r>
      <w:r w:rsidR="00755395" w:rsidRPr="00755395">
        <w:t xml:space="preserve"> và đặt giá trị ban đầu là true.</w:t>
      </w:r>
    </w:p>
    <w:p w14:paraId="01C3148B" w14:textId="77777777" w:rsidR="004C5D9C" w:rsidRDefault="004C5D9C" w:rsidP="00FD6222">
      <w:pPr>
        <w:pStyle w:val="ND"/>
      </w:pPr>
      <w:r w:rsidRPr="004C5D9C">
        <w:t xml:space="preserve">Thuộc tính </w:t>
      </w:r>
      <w:r w:rsidRPr="0037301E">
        <w:rPr>
          <w:rStyle w:val="codeChar"/>
        </w:rPr>
        <w:t>ng-disabled="mySwitch"</w:t>
      </w:r>
      <w:r w:rsidRPr="004C5D9C">
        <w:t xml:space="preserve"> được sử dụng để điều khiển trạng thái bật/tắt của nút dựa trên giá trị của biến </w:t>
      </w:r>
      <w:r w:rsidRPr="0037301E">
        <w:rPr>
          <w:rStyle w:val="codeChar"/>
        </w:rPr>
        <w:t>mySwitch</w:t>
      </w:r>
      <w:r w:rsidRPr="004C5D9C">
        <w:t xml:space="preserve">. Khi </w:t>
      </w:r>
      <w:r w:rsidRPr="0037301E">
        <w:rPr>
          <w:rStyle w:val="codeChar"/>
        </w:rPr>
        <w:t>mySwitch</w:t>
      </w:r>
      <w:r w:rsidRPr="004C5D9C">
        <w:t xml:space="preserve"> là true, nút sẽ bị vô hiệu hóa (disable). Ngược lại, khi </w:t>
      </w:r>
      <w:r w:rsidRPr="0037301E">
        <w:rPr>
          <w:rStyle w:val="codeChar"/>
        </w:rPr>
        <w:t>mySwitch</w:t>
      </w:r>
      <w:r w:rsidRPr="004C5D9C">
        <w:t xml:space="preserve"> là false, nút sẽ có thể được nhấp vào.</w:t>
      </w:r>
    </w:p>
    <w:p w14:paraId="33F7D15E" w14:textId="77777777" w:rsidR="007B06F0" w:rsidRDefault="007B06F0" w:rsidP="00FD6222">
      <w:pPr>
        <w:pStyle w:val="ND"/>
      </w:pPr>
      <w:r>
        <w:t>P</w:t>
      </w:r>
      <w:r w:rsidRPr="007B06F0">
        <w:t xml:space="preserve">hần tử </w:t>
      </w:r>
      <w:r w:rsidRPr="00624872">
        <w:rPr>
          <w:rStyle w:val="codeChar"/>
        </w:rPr>
        <w:t>&lt;p&gt;</w:t>
      </w:r>
      <w:r w:rsidRPr="007B06F0">
        <w:t xml:space="preserve"> chứa một hộp kiểm </w:t>
      </w:r>
      <w:r w:rsidRPr="00624872">
        <w:rPr>
          <w:rStyle w:val="codeChar"/>
        </w:rPr>
        <w:t>&lt;input type="checkbox"&gt;</w:t>
      </w:r>
      <w:r w:rsidRPr="007B06F0">
        <w:t xml:space="preserve">. Thuộc tính </w:t>
      </w:r>
      <w:r w:rsidRPr="00624872">
        <w:rPr>
          <w:rStyle w:val="codeChar"/>
        </w:rPr>
        <w:t>ng-model="mySwitch"</w:t>
      </w:r>
      <w:r w:rsidRPr="007B06F0">
        <w:t xml:space="preserve"> được sử dụng để gắn kết giá trị của </w:t>
      </w:r>
      <w:r w:rsidRPr="00624872">
        <w:rPr>
          <w:rStyle w:val="codeChar"/>
        </w:rPr>
        <w:t>checkbox</w:t>
      </w:r>
      <w:r w:rsidRPr="007B06F0">
        <w:t xml:space="preserve"> với biến </w:t>
      </w:r>
      <w:r w:rsidRPr="00624872">
        <w:rPr>
          <w:rStyle w:val="codeChar"/>
        </w:rPr>
        <w:t>mySwitch</w:t>
      </w:r>
      <w:r w:rsidRPr="007B06F0">
        <w:t xml:space="preserve">. Khi </w:t>
      </w:r>
      <w:r w:rsidRPr="00624872">
        <w:rPr>
          <w:rStyle w:val="codeChar"/>
        </w:rPr>
        <w:t>checkbox</w:t>
      </w:r>
      <w:r w:rsidRPr="007B06F0">
        <w:t xml:space="preserve"> được chọn, giá trị của </w:t>
      </w:r>
      <w:r w:rsidRPr="00624872">
        <w:rPr>
          <w:rStyle w:val="codeChar"/>
        </w:rPr>
        <w:t>mySwitch</w:t>
      </w:r>
      <w:r w:rsidRPr="007B06F0">
        <w:t xml:space="preserve"> sẽ là true. Ngược lại, khi </w:t>
      </w:r>
      <w:r w:rsidRPr="00624872">
        <w:rPr>
          <w:rStyle w:val="codeChar"/>
        </w:rPr>
        <w:t>checkbox</w:t>
      </w:r>
      <w:r w:rsidRPr="007B06F0">
        <w:t xml:space="preserve"> không được chọn giá trị của </w:t>
      </w:r>
      <w:r w:rsidRPr="002951F2">
        <w:rPr>
          <w:rStyle w:val="codeChar"/>
        </w:rPr>
        <w:t>mySwitch</w:t>
      </w:r>
      <w:r w:rsidRPr="007B06F0">
        <w:t xml:space="preserve"> sẽ là false.</w:t>
      </w:r>
    </w:p>
    <w:p w14:paraId="4527D7D2" w14:textId="77777777" w:rsidR="00EE57AC" w:rsidRDefault="00EE57AC" w:rsidP="00FD6222">
      <w:pPr>
        <w:pStyle w:val="ND"/>
      </w:pPr>
      <w:r>
        <w:t>P</w:t>
      </w:r>
      <w:r w:rsidRPr="00EE57AC">
        <w:t xml:space="preserve">hần tử </w:t>
      </w:r>
      <w:r w:rsidRPr="00EE57AC">
        <w:rPr>
          <w:rStyle w:val="codeChar"/>
        </w:rPr>
        <w:t>&lt;p&gt;</w:t>
      </w:r>
      <w:r w:rsidRPr="00EE57AC">
        <w:t xml:space="preserve"> để hiển thị giá trị của biến </w:t>
      </w:r>
      <w:r w:rsidRPr="00EE57AC">
        <w:rPr>
          <w:rStyle w:val="codeChar"/>
        </w:rPr>
        <w:t>mySwitch</w:t>
      </w:r>
      <w:r w:rsidRPr="00EE57AC">
        <w:t xml:space="preserve"> bằng cách sử dụng cú pháp </w:t>
      </w:r>
      <w:r w:rsidRPr="00EE57AC">
        <w:rPr>
          <w:rStyle w:val="codeChar"/>
        </w:rPr>
        <w:t>{{ mySwitch }}</w:t>
      </w:r>
      <w:r w:rsidRPr="00EE57AC">
        <w:t>.</w:t>
      </w:r>
    </w:p>
    <w:p w14:paraId="248F6783" w14:textId="77777777" w:rsidR="00FA1744" w:rsidRPr="00FD6222" w:rsidRDefault="00DC51D4" w:rsidP="00DC51D4">
      <w:pPr>
        <w:pStyle w:val="ND"/>
      </w:pPr>
      <w:r w:rsidRPr="00DC51D4">
        <w:rPr>
          <w:b/>
          <w:bCs w:val="0"/>
        </w:rPr>
        <w:t>Chỉ thị ng-show</w:t>
      </w:r>
    </w:p>
    <w:p w14:paraId="2C82C65C" w14:textId="77777777" w:rsidR="0048254F" w:rsidRDefault="0048254F" w:rsidP="00FD6222">
      <w:pPr>
        <w:pStyle w:val="ND"/>
      </w:pPr>
      <w:r w:rsidRPr="00FD6222">
        <w:t xml:space="preserve">Lệnh </w:t>
      </w:r>
      <w:r w:rsidRPr="00DC51D4">
        <w:rPr>
          <w:rStyle w:val="codeChar"/>
        </w:rPr>
        <w:t>ng-show</w:t>
      </w:r>
      <w:r w:rsidRPr="00FD6222">
        <w:t xml:space="preserve"> hiển thị hoặc ẩn một phần tử HTML dựa trên giá trị của </w:t>
      </w:r>
      <w:r w:rsidRPr="00DC51D4">
        <w:rPr>
          <w:rStyle w:val="codeChar"/>
        </w:rPr>
        <w:t>ng-show</w:t>
      </w:r>
      <w:r w:rsidRPr="00FD6222">
        <w:t>.</w:t>
      </w:r>
    </w:p>
    <w:p w14:paraId="300092FC" w14:textId="77777777" w:rsidR="004471D2" w:rsidRDefault="004471D2" w:rsidP="00FD6222">
      <w:pPr>
        <w:pStyle w:val="ND"/>
      </w:pPr>
      <w:r>
        <w:t>Ví dụ:</w:t>
      </w:r>
    </w:p>
    <w:p w14:paraId="2113A60A" w14:textId="77777777" w:rsidR="004471D2" w:rsidRDefault="004471D2" w:rsidP="004471D2">
      <w:pPr>
        <w:pStyle w:val="manguon"/>
      </w:pPr>
      <w:r>
        <w:t>&lt;body&gt;</w:t>
      </w:r>
    </w:p>
    <w:p w14:paraId="09D594F8" w14:textId="77777777" w:rsidR="004471D2" w:rsidRDefault="004471D2" w:rsidP="004471D2">
      <w:pPr>
        <w:pStyle w:val="manguon"/>
      </w:pPr>
      <w:r>
        <w:t xml:space="preserve">  &lt;div ng-app=""</w:t>
      </w:r>
    </w:p>
    <w:p w14:paraId="61C09E92" w14:textId="77777777" w:rsidR="004471D2" w:rsidRDefault="004471D2" w:rsidP="004471D2">
      <w:pPr>
        <w:pStyle w:val="manguon"/>
      </w:pPr>
      <w:r>
        <w:t xml:space="preserve">    &lt;p ng-show="true"&gt;I am visible.&lt;/p&gt;</w:t>
      </w:r>
    </w:p>
    <w:p w14:paraId="359034E3" w14:textId="77777777" w:rsidR="004471D2" w:rsidRDefault="004471D2" w:rsidP="004471D2">
      <w:pPr>
        <w:pStyle w:val="manguon"/>
      </w:pPr>
      <w:r>
        <w:t xml:space="preserve">    &lt;p ng-show="false"&gt;I am not visible.&lt;/p&gt;</w:t>
      </w:r>
    </w:p>
    <w:p w14:paraId="7849A6E1" w14:textId="77777777" w:rsidR="004471D2" w:rsidRDefault="004471D2" w:rsidP="004471D2">
      <w:pPr>
        <w:pStyle w:val="manguon"/>
      </w:pPr>
      <w:r>
        <w:lastRenderedPageBreak/>
        <w:t xml:space="preserve">  &lt;/div&gt;</w:t>
      </w:r>
    </w:p>
    <w:p w14:paraId="3C93EB57" w14:textId="77777777" w:rsidR="004471D2" w:rsidRDefault="004471D2" w:rsidP="004471D2">
      <w:pPr>
        <w:pStyle w:val="manguon"/>
      </w:pPr>
      <w:r>
        <w:t>&lt;/body&gt;</w:t>
      </w:r>
    </w:p>
    <w:p w14:paraId="11B84E23" w14:textId="77777777" w:rsidR="00DC51D4" w:rsidRDefault="00DC51D4" w:rsidP="00DC51D4">
      <w:pPr>
        <w:pStyle w:val="ND"/>
      </w:pPr>
      <w:r>
        <w:t xml:space="preserve">Nếu giá trị của </w:t>
      </w:r>
      <w:r w:rsidRPr="00DC51D4">
        <w:rPr>
          <w:rStyle w:val="codeChar"/>
        </w:rPr>
        <w:t>ng-show="false"</w:t>
      </w:r>
      <w:r>
        <w:rPr>
          <w:rStyle w:val="codeChar"/>
        </w:rPr>
        <w:t xml:space="preserve"> </w:t>
      </w:r>
      <w:r w:rsidRPr="00DC51D4">
        <w:t>thì</w:t>
      </w:r>
      <w:r>
        <w:rPr>
          <w:rStyle w:val="codeChar"/>
        </w:rPr>
        <w:t xml:space="preserve"> </w:t>
      </w:r>
      <w:r w:rsidRPr="00DC51D4">
        <w:t>kết quả sẽ không được hiển thị lên</w:t>
      </w:r>
      <w:r>
        <w:t>.</w:t>
      </w:r>
    </w:p>
    <w:p w14:paraId="669A4CE9" w14:textId="77777777" w:rsidR="00DC51D4" w:rsidRPr="00DC51D4" w:rsidRDefault="00DC51D4" w:rsidP="00DC51D4">
      <w:pPr>
        <w:pStyle w:val="ND"/>
        <w:rPr>
          <w:rStyle w:val="codeChar"/>
          <w:rFonts w:ascii="Times New Roman" w:hAnsi="Times New Roman"/>
          <w:b w:val="0"/>
          <w:bCs/>
          <w:sz w:val="26"/>
        </w:rPr>
      </w:pPr>
      <w:r>
        <w:t xml:space="preserve">Nếu giá trị của </w:t>
      </w:r>
      <w:r w:rsidRPr="00DC51D4">
        <w:rPr>
          <w:rStyle w:val="codeChar"/>
        </w:rPr>
        <w:t>ng-show="</w:t>
      </w:r>
      <w:r>
        <w:rPr>
          <w:rStyle w:val="codeChar"/>
        </w:rPr>
        <w:t>true</w:t>
      </w:r>
      <w:r w:rsidRPr="00DC51D4">
        <w:rPr>
          <w:rStyle w:val="codeChar"/>
        </w:rPr>
        <w:t>"</w:t>
      </w:r>
      <w:r w:rsidRPr="00DC51D4">
        <w:t xml:space="preserve"> </w:t>
      </w:r>
      <w:r>
        <w:t>thì</w:t>
      </w:r>
      <w:r>
        <w:rPr>
          <w:rStyle w:val="codeChar"/>
        </w:rPr>
        <w:t xml:space="preserve"> </w:t>
      </w:r>
      <w:r w:rsidRPr="00DC51D4">
        <w:t>kết</w:t>
      </w:r>
      <w:r>
        <w:t xml:space="preserve"> </w:t>
      </w:r>
      <w:r w:rsidRPr="00DC51D4">
        <w:t>quả sẽ được hiển thị lên</w:t>
      </w:r>
      <w:r>
        <w:t>.</w:t>
      </w:r>
    </w:p>
    <w:p w14:paraId="48856953" w14:textId="77777777" w:rsidR="00DC51D4" w:rsidRPr="00ED2D85" w:rsidRDefault="00ED2D85" w:rsidP="00DC51D4">
      <w:pPr>
        <w:pStyle w:val="ND"/>
        <w:rPr>
          <w:rStyle w:val="codeChar"/>
          <w:rFonts w:ascii="Times New Roman" w:hAnsi="Times New Roman"/>
          <w:sz w:val="26"/>
        </w:rPr>
      </w:pPr>
      <w:r w:rsidRPr="00ED2D85">
        <w:rPr>
          <w:rStyle w:val="codeChar"/>
          <w:rFonts w:ascii="Times New Roman" w:hAnsi="Times New Roman"/>
          <w:sz w:val="26"/>
        </w:rPr>
        <w:t>Chỉ thị ng-hide</w:t>
      </w:r>
    </w:p>
    <w:p w14:paraId="41267775" w14:textId="77777777" w:rsidR="002D0DD8" w:rsidRPr="002D0DD8" w:rsidRDefault="0058384C" w:rsidP="004E2E32">
      <w:pPr>
        <w:pStyle w:val="ND"/>
      </w:pPr>
      <w:r w:rsidRPr="0058384C">
        <w:t xml:space="preserve">Lệnh </w:t>
      </w:r>
      <w:r w:rsidRPr="00ED2D85">
        <w:rPr>
          <w:rStyle w:val="codeChar"/>
        </w:rPr>
        <w:t>ng-hide</w:t>
      </w:r>
      <w:r w:rsidRPr="0058384C">
        <w:t xml:space="preserve"> ẩn hoặc hiển thị phần tử HTML.</w:t>
      </w:r>
      <w:r w:rsidR="00ED2D85">
        <w:t xml:space="preserve"> Tương tự như </w:t>
      </w:r>
      <w:r w:rsidR="00ED2D85" w:rsidRPr="00ED2D85">
        <w:rPr>
          <w:rStyle w:val="codeChar"/>
        </w:rPr>
        <w:t>ng-show</w:t>
      </w:r>
      <w:r w:rsidR="00ED2D85">
        <w:t>.</w:t>
      </w:r>
    </w:p>
    <w:p w14:paraId="7BC1A954" w14:textId="77777777" w:rsidR="005B78EB" w:rsidRPr="005A3FBD" w:rsidRDefault="005B78EB" w:rsidP="002C5F7F">
      <w:pPr>
        <w:pStyle w:val="Heading3"/>
      </w:pPr>
      <w:bookmarkStart w:id="19" w:name="_Toc152895930"/>
      <w:r w:rsidRPr="005A3FBD">
        <w:t>AngularJS Events</w:t>
      </w:r>
      <w:bookmarkEnd w:id="19"/>
      <w:r w:rsidRPr="005A3FBD">
        <w:t xml:space="preserve"> </w:t>
      </w:r>
    </w:p>
    <w:p w14:paraId="4F89F5F3" w14:textId="77777777" w:rsidR="00FA1744" w:rsidRDefault="005B78EB" w:rsidP="005A3FBD">
      <w:pPr>
        <w:pStyle w:val="ND"/>
      </w:pPr>
      <w:r w:rsidRPr="005B78EB">
        <w:t>Xử lý sự kiện là một phần quan trọng của phát triển web và AngularJS Events giúp quản lý và xử lý sự kiện từ người dùng.</w:t>
      </w:r>
    </w:p>
    <w:p w14:paraId="7AAD3D9F" w14:textId="77777777" w:rsidR="00FA1744" w:rsidRDefault="005B78EB" w:rsidP="005A3FBD">
      <w:pPr>
        <w:pStyle w:val="ND"/>
        <w:rPr>
          <w:rStyle w:val="codeChar"/>
        </w:rPr>
      </w:pPr>
      <w:r>
        <w:t>Ta có</w:t>
      </w:r>
      <w:r w:rsidRPr="005B78EB">
        <w:t xml:space="preserve"> thể thêm trình xử lý sự kiện AngularJS vào các phần tử HTML bằng cách sử dụng một hoặc nhiều lệnh sau:</w:t>
      </w:r>
    </w:p>
    <w:tbl>
      <w:tblPr>
        <w:tblW w:w="5000" w:type="pct"/>
        <w:tblLook w:val="04A0" w:firstRow="1" w:lastRow="0" w:firstColumn="1" w:lastColumn="0" w:noHBand="0" w:noVBand="1"/>
      </w:tblPr>
      <w:tblGrid>
        <w:gridCol w:w="2895"/>
        <w:gridCol w:w="3020"/>
        <w:gridCol w:w="3157"/>
      </w:tblGrid>
      <w:tr w:rsidR="002439CD" w14:paraId="47118112" w14:textId="77777777" w:rsidTr="00AF6B6A">
        <w:trPr>
          <w:trHeight w:val="551"/>
        </w:trPr>
        <w:tc>
          <w:tcPr>
            <w:tcW w:w="1595" w:type="pct"/>
            <w:shd w:val="clear" w:color="auto" w:fill="auto"/>
            <w:vAlign w:val="center"/>
            <w:hideMark/>
          </w:tcPr>
          <w:p w14:paraId="6321EE80" w14:textId="77777777" w:rsidR="002439CD" w:rsidRDefault="002439CD" w:rsidP="00D931D2">
            <w:pPr>
              <w:ind w:firstLineChars="100" w:firstLine="240"/>
              <w:rPr>
                <w:rFonts w:ascii="Consolas" w:hAnsi="Consolas" w:cs="Calibri"/>
              </w:rPr>
            </w:pPr>
            <w:r>
              <w:rPr>
                <w:rFonts w:ascii="Consolas" w:hAnsi="Consolas" w:cs="Calibri"/>
              </w:rPr>
              <w:t>ng-blur</w:t>
            </w:r>
          </w:p>
        </w:tc>
        <w:tc>
          <w:tcPr>
            <w:tcW w:w="1664" w:type="pct"/>
            <w:shd w:val="clear" w:color="auto" w:fill="auto"/>
            <w:vAlign w:val="center"/>
            <w:hideMark/>
          </w:tcPr>
          <w:p w14:paraId="27C79A84" w14:textId="77777777" w:rsidR="002439CD" w:rsidRDefault="002439CD" w:rsidP="00D931D2">
            <w:pPr>
              <w:ind w:firstLineChars="100" w:firstLine="240"/>
              <w:rPr>
                <w:rFonts w:ascii="Consolas" w:hAnsi="Consolas" w:cs="Calibri"/>
              </w:rPr>
            </w:pPr>
            <w:r>
              <w:rPr>
                <w:rFonts w:ascii="Consolas" w:hAnsi="Consolas" w:cs="Calibri"/>
              </w:rPr>
              <w:t>ng-focus</w:t>
            </w:r>
          </w:p>
        </w:tc>
        <w:tc>
          <w:tcPr>
            <w:tcW w:w="1740" w:type="pct"/>
            <w:shd w:val="clear" w:color="auto" w:fill="auto"/>
            <w:vAlign w:val="center"/>
            <w:hideMark/>
          </w:tcPr>
          <w:p w14:paraId="2F7F70A7" w14:textId="77777777" w:rsidR="002439CD" w:rsidRDefault="002439CD" w:rsidP="00D931D2">
            <w:pPr>
              <w:ind w:firstLineChars="100" w:firstLine="240"/>
              <w:rPr>
                <w:rFonts w:ascii="Consolas" w:hAnsi="Consolas" w:cs="Calibri"/>
              </w:rPr>
            </w:pPr>
            <w:r>
              <w:rPr>
                <w:rFonts w:ascii="Consolas" w:hAnsi="Consolas" w:cs="Calibri"/>
              </w:rPr>
              <w:t>ng-mouseleave</w:t>
            </w:r>
          </w:p>
        </w:tc>
      </w:tr>
      <w:tr w:rsidR="002439CD" w14:paraId="62A248D1" w14:textId="77777777" w:rsidTr="00AF6B6A">
        <w:trPr>
          <w:trHeight w:val="559"/>
        </w:trPr>
        <w:tc>
          <w:tcPr>
            <w:tcW w:w="1595" w:type="pct"/>
            <w:shd w:val="clear" w:color="auto" w:fill="auto"/>
            <w:vAlign w:val="center"/>
            <w:hideMark/>
          </w:tcPr>
          <w:p w14:paraId="0591778B" w14:textId="77777777" w:rsidR="002439CD" w:rsidRDefault="002439CD" w:rsidP="00D931D2">
            <w:pPr>
              <w:ind w:firstLineChars="100" w:firstLine="240"/>
              <w:rPr>
                <w:rFonts w:ascii="Consolas" w:hAnsi="Consolas" w:cs="Calibri"/>
              </w:rPr>
            </w:pPr>
            <w:r>
              <w:rPr>
                <w:rFonts w:ascii="Consolas" w:hAnsi="Consolas" w:cs="Calibri"/>
              </w:rPr>
              <w:t>ng-change</w:t>
            </w:r>
          </w:p>
        </w:tc>
        <w:tc>
          <w:tcPr>
            <w:tcW w:w="1664" w:type="pct"/>
            <w:shd w:val="clear" w:color="auto" w:fill="auto"/>
            <w:vAlign w:val="center"/>
            <w:hideMark/>
          </w:tcPr>
          <w:p w14:paraId="38A3C778" w14:textId="77777777" w:rsidR="002439CD" w:rsidRDefault="002439CD" w:rsidP="00D931D2">
            <w:pPr>
              <w:ind w:firstLineChars="100" w:firstLine="240"/>
              <w:rPr>
                <w:rFonts w:ascii="Consolas" w:hAnsi="Consolas" w:cs="Calibri"/>
              </w:rPr>
            </w:pPr>
            <w:r>
              <w:rPr>
                <w:rFonts w:ascii="Consolas" w:hAnsi="Consolas" w:cs="Calibri"/>
              </w:rPr>
              <w:t>ng-keydown</w:t>
            </w:r>
          </w:p>
        </w:tc>
        <w:tc>
          <w:tcPr>
            <w:tcW w:w="1740" w:type="pct"/>
            <w:shd w:val="clear" w:color="auto" w:fill="auto"/>
            <w:vAlign w:val="center"/>
            <w:hideMark/>
          </w:tcPr>
          <w:p w14:paraId="7E28145E" w14:textId="77777777" w:rsidR="002439CD" w:rsidRDefault="002439CD" w:rsidP="00D931D2">
            <w:pPr>
              <w:ind w:firstLineChars="100" w:firstLine="240"/>
              <w:rPr>
                <w:rFonts w:ascii="Consolas" w:hAnsi="Consolas" w:cs="Calibri"/>
              </w:rPr>
            </w:pPr>
            <w:r>
              <w:rPr>
                <w:rFonts w:ascii="Consolas" w:hAnsi="Consolas" w:cs="Calibri"/>
              </w:rPr>
              <w:t>ng-mousemove</w:t>
            </w:r>
          </w:p>
        </w:tc>
      </w:tr>
      <w:tr w:rsidR="002439CD" w14:paraId="55C1BC09" w14:textId="77777777" w:rsidTr="00AF6B6A">
        <w:trPr>
          <w:trHeight w:val="567"/>
        </w:trPr>
        <w:tc>
          <w:tcPr>
            <w:tcW w:w="1595" w:type="pct"/>
            <w:shd w:val="clear" w:color="auto" w:fill="auto"/>
            <w:vAlign w:val="center"/>
            <w:hideMark/>
          </w:tcPr>
          <w:p w14:paraId="06D05EB5" w14:textId="77777777" w:rsidR="002439CD" w:rsidRDefault="002439CD" w:rsidP="00D931D2">
            <w:pPr>
              <w:ind w:firstLineChars="100" w:firstLine="240"/>
              <w:rPr>
                <w:rFonts w:ascii="Consolas" w:hAnsi="Consolas" w:cs="Calibri"/>
              </w:rPr>
            </w:pPr>
            <w:r>
              <w:rPr>
                <w:rFonts w:ascii="Consolas" w:hAnsi="Consolas" w:cs="Calibri"/>
              </w:rPr>
              <w:t>ng-click</w:t>
            </w:r>
          </w:p>
        </w:tc>
        <w:tc>
          <w:tcPr>
            <w:tcW w:w="1664" w:type="pct"/>
            <w:shd w:val="clear" w:color="auto" w:fill="auto"/>
            <w:vAlign w:val="center"/>
            <w:hideMark/>
          </w:tcPr>
          <w:p w14:paraId="02CE04FF" w14:textId="77777777" w:rsidR="002439CD" w:rsidRDefault="002439CD" w:rsidP="00D931D2">
            <w:pPr>
              <w:ind w:firstLineChars="100" w:firstLine="240"/>
              <w:rPr>
                <w:rFonts w:ascii="Consolas" w:hAnsi="Consolas" w:cs="Calibri"/>
              </w:rPr>
            </w:pPr>
            <w:r>
              <w:rPr>
                <w:rFonts w:ascii="Consolas" w:hAnsi="Consolas" w:cs="Calibri"/>
              </w:rPr>
              <w:t>ng-keypress</w:t>
            </w:r>
          </w:p>
        </w:tc>
        <w:tc>
          <w:tcPr>
            <w:tcW w:w="1740" w:type="pct"/>
            <w:shd w:val="clear" w:color="auto" w:fill="auto"/>
            <w:vAlign w:val="center"/>
            <w:hideMark/>
          </w:tcPr>
          <w:p w14:paraId="34A269CD" w14:textId="77777777" w:rsidR="002439CD" w:rsidRDefault="002439CD" w:rsidP="00D931D2">
            <w:pPr>
              <w:ind w:firstLineChars="100" w:firstLine="240"/>
              <w:rPr>
                <w:rFonts w:ascii="Consolas" w:hAnsi="Consolas" w:cs="Calibri"/>
              </w:rPr>
            </w:pPr>
            <w:r>
              <w:rPr>
                <w:rFonts w:ascii="Consolas" w:hAnsi="Consolas" w:cs="Calibri"/>
              </w:rPr>
              <w:t>ng-mouseover</w:t>
            </w:r>
          </w:p>
        </w:tc>
      </w:tr>
      <w:tr w:rsidR="002439CD" w14:paraId="3C555582" w14:textId="77777777" w:rsidTr="00AF6B6A">
        <w:trPr>
          <w:trHeight w:val="547"/>
        </w:trPr>
        <w:tc>
          <w:tcPr>
            <w:tcW w:w="1595" w:type="pct"/>
            <w:shd w:val="clear" w:color="auto" w:fill="auto"/>
            <w:vAlign w:val="center"/>
            <w:hideMark/>
          </w:tcPr>
          <w:p w14:paraId="04577898" w14:textId="77777777" w:rsidR="002439CD" w:rsidRDefault="002439CD" w:rsidP="00D931D2">
            <w:pPr>
              <w:ind w:firstLineChars="100" w:firstLine="240"/>
              <w:rPr>
                <w:rFonts w:ascii="Consolas" w:hAnsi="Consolas" w:cs="Calibri"/>
              </w:rPr>
            </w:pPr>
            <w:r>
              <w:rPr>
                <w:rFonts w:ascii="Consolas" w:hAnsi="Consolas" w:cs="Calibri"/>
              </w:rPr>
              <w:t>ng-copy</w:t>
            </w:r>
          </w:p>
        </w:tc>
        <w:tc>
          <w:tcPr>
            <w:tcW w:w="1664" w:type="pct"/>
            <w:shd w:val="clear" w:color="auto" w:fill="auto"/>
            <w:vAlign w:val="center"/>
            <w:hideMark/>
          </w:tcPr>
          <w:p w14:paraId="2ABA1219" w14:textId="77777777" w:rsidR="002439CD" w:rsidRDefault="002439CD" w:rsidP="00D931D2">
            <w:pPr>
              <w:ind w:firstLineChars="100" w:firstLine="240"/>
              <w:rPr>
                <w:rFonts w:ascii="Consolas" w:hAnsi="Consolas" w:cs="Calibri"/>
              </w:rPr>
            </w:pPr>
            <w:r>
              <w:rPr>
                <w:rFonts w:ascii="Consolas" w:hAnsi="Consolas" w:cs="Calibri"/>
              </w:rPr>
              <w:t>ng-keyup</w:t>
            </w:r>
          </w:p>
        </w:tc>
        <w:tc>
          <w:tcPr>
            <w:tcW w:w="1740" w:type="pct"/>
            <w:shd w:val="clear" w:color="auto" w:fill="auto"/>
            <w:vAlign w:val="center"/>
            <w:hideMark/>
          </w:tcPr>
          <w:p w14:paraId="3F55095F" w14:textId="77777777" w:rsidR="002439CD" w:rsidRDefault="002439CD" w:rsidP="00D931D2">
            <w:pPr>
              <w:ind w:firstLineChars="100" w:firstLine="240"/>
              <w:rPr>
                <w:rFonts w:ascii="Consolas" w:hAnsi="Consolas" w:cs="Calibri"/>
              </w:rPr>
            </w:pPr>
            <w:r>
              <w:rPr>
                <w:rFonts w:ascii="Consolas" w:hAnsi="Consolas" w:cs="Calibri"/>
              </w:rPr>
              <w:t>ng-mouseup</w:t>
            </w:r>
          </w:p>
        </w:tc>
      </w:tr>
      <w:tr w:rsidR="002439CD" w14:paraId="3D037A65" w14:textId="77777777" w:rsidTr="00AF6B6A">
        <w:trPr>
          <w:trHeight w:val="555"/>
        </w:trPr>
        <w:tc>
          <w:tcPr>
            <w:tcW w:w="1595" w:type="pct"/>
            <w:shd w:val="clear" w:color="auto" w:fill="auto"/>
            <w:vAlign w:val="center"/>
            <w:hideMark/>
          </w:tcPr>
          <w:p w14:paraId="30BE2775" w14:textId="77777777" w:rsidR="002439CD" w:rsidRDefault="002439CD" w:rsidP="00D931D2">
            <w:pPr>
              <w:ind w:firstLineChars="100" w:firstLine="240"/>
              <w:rPr>
                <w:rFonts w:ascii="Consolas" w:hAnsi="Consolas" w:cs="Calibri"/>
              </w:rPr>
            </w:pPr>
            <w:r>
              <w:rPr>
                <w:rFonts w:ascii="Consolas" w:hAnsi="Consolas" w:cs="Calibri"/>
              </w:rPr>
              <w:t>ng-cut</w:t>
            </w:r>
          </w:p>
        </w:tc>
        <w:tc>
          <w:tcPr>
            <w:tcW w:w="1664" w:type="pct"/>
            <w:shd w:val="clear" w:color="auto" w:fill="auto"/>
            <w:vAlign w:val="center"/>
            <w:hideMark/>
          </w:tcPr>
          <w:p w14:paraId="09FC7512" w14:textId="77777777" w:rsidR="002439CD" w:rsidRDefault="002439CD" w:rsidP="00D931D2">
            <w:pPr>
              <w:ind w:firstLineChars="100" w:firstLine="240"/>
              <w:rPr>
                <w:rFonts w:ascii="Consolas" w:hAnsi="Consolas" w:cs="Calibri"/>
              </w:rPr>
            </w:pPr>
            <w:r>
              <w:rPr>
                <w:rFonts w:ascii="Consolas" w:hAnsi="Consolas" w:cs="Calibri"/>
              </w:rPr>
              <w:t>ng-mousedown</w:t>
            </w:r>
          </w:p>
        </w:tc>
        <w:tc>
          <w:tcPr>
            <w:tcW w:w="1740" w:type="pct"/>
            <w:shd w:val="clear" w:color="auto" w:fill="auto"/>
            <w:vAlign w:val="center"/>
            <w:hideMark/>
          </w:tcPr>
          <w:p w14:paraId="3523E48B" w14:textId="77777777" w:rsidR="002439CD" w:rsidRDefault="002439CD" w:rsidP="00D931D2">
            <w:pPr>
              <w:ind w:firstLineChars="100" w:firstLine="240"/>
              <w:rPr>
                <w:rFonts w:ascii="Consolas" w:hAnsi="Consolas" w:cs="Calibri"/>
              </w:rPr>
            </w:pPr>
            <w:r>
              <w:rPr>
                <w:rFonts w:ascii="Consolas" w:hAnsi="Consolas" w:cs="Calibri"/>
              </w:rPr>
              <w:t>ng-paste</w:t>
            </w:r>
          </w:p>
        </w:tc>
      </w:tr>
      <w:tr w:rsidR="002439CD" w14:paraId="5C5AC1C9" w14:textId="77777777" w:rsidTr="00AF6B6A">
        <w:trPr>
          <w:gridAfter w:val="1"/>
          <w:wAfter w:w="1740" w:type="pct"/>
          <w:trHeight w:val="563"/>
        </w:trPr>
        <w:tc>
          <w:tcPr>
            <w:tcW w:w="1595" w:type="pct"/>
            <w:shd w:val="clear" w:color="auto" w:fill="auto"/>
            <w:vAlign w:val="center"/>
            <w:hideMark/>
          </w:tcPr>
          <w:p w14:paraId="497B3C9F" w14:textId="77777777" w:rsidR="002439CD" w:rsidRDefault="002439CD" w:rsidP="00D931D2">
            <w:pPr>
              <w:ind w:firstLineChars="100" w:firstLine="240"/>
              <w:rPr>
                <w:rFonts w:ascii="Consolas" w:hAnsi="Consolas" w:cs="Calibri"/>
              </w:rPr>
            </w:pPr>
            <w:r>
              <w:rPr>
                <w:rFonts w:ascii="Consolas" w:hAnsi="Consolas" w:cs="Calibri"/>
              </w:rPr>
              <w:t>ng-dblclick</w:t>
            </w:r>
          </w:p>
        </w:tc>
        <w:tc>
          <w:tcPr>
            <w:tcW w:w="1664" w:type="pct"/>
            <w:shd w:val="clear" w:color="auto" w:fill="auto"/>
            <w:vAlign w:val="center"/>
            <w:hideMark/>
          </w:tcPr>
          <w:p w14:paraId="17D187FD" w14:textId="77777777" w:rsidR="002439CD" w:rsidRDefault="002439CD" w:rsidP="00D931D2">
            <w:pPr>
              <w:ind w:firstLineChars="100" w:firstLine="240"/>
              <w:rPr>
                <w:rFonts w:ascii="Consolas" w:hAnsi="Consolas" w:cs="Calibri"/>
              </w:rPr>
            </w:pPr>
            <w:r>
              <w:rPr>
                <w:rFonts w:ascii="Consolas" w:hAnsi="Consolas" w:cs="Calibri"/>
              </w:rPr>
              <w:t>ng-mouseenter</w:t>
            </w:r>
          </w:p>
        </w:tc>
      </w:tr>
    </w:tbl>
    <w:p w14:paraId="20C923CC" w14:textId="77777777" w:rsidR="007A1BC9" w:rsidRPr="007A1BC9" w:rsidRDefault="007A1BC9" w:rsidP="006F1848">
      <w:pPr>
        <w:pStyle w:val="ND"/>
        <w:rPr>
          <w:b/>
          <w:bCs w:val="0"/>
        </w:rPr>
      </w:pPr>
      <w:r w:rsidRPr="007A1BC9">
        <w:rPr>
          <w:b/>
          <w:bCs w:val="0"/>
        </w:rPr>
        <w:t xml:space="preserve">Chỉ thị ng-click </w:t>
      </w:r>
    </w:p>
    <w:p w14:paraId="5F6F128A" w14:textId="77777777" w:rsidR="00FA1744" w:rsidRDefault="001056C0" w:rsidP="006F1848">
      <w:pPr>
        <w:pStyle w:val="ND"/>
      </w:pPr>
      <w:r w:rsidRPr="006F1848">
        <w:t xml:space="preserve">Lệnh </w:t>
      </w:r>
      <w:r w:rsidRPr="007A1BC9">
        <w:rPr>
          <w:rStyle w:val="codeChar"/>
        </w:rPr>
        <w:t>ng-click</w:t>
      </w:r>
      <w:r w:rsidRPr="006F1848">
        <w:t xml:space="preserve"> xác định mã AngularJS sẽ được thực thi khi phần tử được nhấp vào.</w:t>
      </w:r>
    </w:p>
    <w:p w14:paraId="43271246" w14:textId="77777777" w:rsidR="000C70DE" w:rsidRDefault="000C70DE" w:rsidP="006F1848">
      <w:pPr>
        <w:pStyle w:val="ND"/>
      </w:pPr>
      <w:r>
        <w:t>Ví dụ:</w:t>
      </w:r>
    </w:p>
    <w:p w14:paraId="4CF4CE9C" w14:textId="77777777" w:rsidR="007A1BC9" w:rsidRDefault="007A1BC9" w:rsidP="007A1BC9">
      <w:pPr>
        <w:pStyle w:val="manguon"/>
      </w:pPr>
      <w:r>
        <w:t>&lt;body&gt;</w:t>
      </w:r>
    </w:p>
    <w:p w14:paraId="66A725F0" w14:textId="77777777" w:rsidR="007A1BC9" w:rsidRDefault="007A1BC9" w:rsidP="007A1BC9">
      <w:pPr>
        <w:pStyle w:val="manguon"/>
      </w:pPr>
      <w:r>
        <w:t xml:space="preserve">  &lt;div ng-app="myApp" ng-controller="myCtrl"&gt;</w:t>
      </w:r>
    </w:p>
    <w:p w14:paraId="35675E47" w14:textId="77777777" w:rsidR="007A1BC9" w:rsidRDefault="007A1BC9" w:rsidP="007A1BC9">
      <w:pPr>
        <w:pStyle w:val="manguon"/>
      </w:pPr>
      <w:r>
        <w:t xml:space="preserve">    &lt;button ng-click="count = count + 1"&gt;Click Me!&lt;/button&gt;</w:t>
      </w:r>
    </w:p>
    <w:p w14:paraId="59988775" w14:textId="77777777" w:rsidR="007A1BC9" w:rsidRDefault="007A1BC9" w:rsidP="007A1BC9">
      <w:pPr>
        <w:pStyle w:val="manguon"/>
      </w:pPr>
      <w:r>
        <w:t xml:space="preserve">    &lt;p&gt;{{ count }}&lt;/p&gt;</w:t>
      </w:r>
    </w:p>
    <w:p w14:paraId="4B918026" w14:textId="77777777" w:rsidR="007A1BC9" w:rsidRDefault="007A1BC9" w:rsidP="007A1BC9">
      <w:pPr>
        <w:pStyle w:val="manguon"/>
      </w:pPr>
      <w:r>
        <w:t xml:space="preserve">  &lt;/div&gt;</w:t>
      </w:r>
    </w:p>
    <w:p w14:paraId="27EE1A2E" w14:textId="77777777" w:rsidR="007A1BC9" w:rsidRDefault="007A1BC9" w:rsidP="007A1BC9">
      <w:pPr>
        <w:pStyle w:val="manguon"/>
      </w:pPr>
      <w:r>
        <w:t xml:space="preserve">  &lt;script&gt;</w:t>
      </w:r>
    </w:p>
    <w:p w14:paraId="746F3185" w14:textId="77777777" w:rsidR="007A1BC9" w:rsidRDefault="007A1BC9" w:rsidP="007A1BC9">
      <w:pPr>
        <w:pStyle w:val="manguon"/>
      </w:pPr>
      <w:r>
        <w:t xml:space="preserve">    var app = angular.module('myApp', []);</w:t>
      </w:r>
    </w:p>
    <w:p w14:paraId="68CBC136" w14:textId="77777777" w:rsidR="007A1BC9" w:rsidRDefault="007A1BC9" w:rsidP="007A1BC9">
      <w:pPr>
        <w:pStyle w:val="manguon"/>
      </w:pPr>
      <w:r>
        <w:t xml:space="preserve">    app.controller('myCtrl', function($scope) {</w:t>
      </w:r>
    </w:p>
    <w:p w14:paraId="6BC0253B" w14:textId="77777777" w:rsidR="007A1BC9" w:rsidRDefault="007A1BC9" w:rsidP="007A1BC9">
      <w:pPr>
        <w:pStyle w:val="manguon"/>
      </w:pPr>
      <w:r>
        <w:lastRenderedPageBreak/>
        <w:t xml:space="preserve">      $scope.count = 0;</w:t>
      </w:r>
    </w:p>
    <w:p w14:paraId="456148DC" w14:textId="77777777" w:rsidR="007A1BC9" w:rsidRDefault="007A1BC9" w:rsidP="007A1BC9">
      <w:pPr>
        <w:pStyle w:val="manguon"/>
      </w:pPr>
      <w:r>
        <w:t xml:space="preserve">    });</w:t>
      </w:r>
    </w:p>
    <w:p w14:paraId="403506A6" w14:textId="77777777" w:rsidR="007A1BC9" w:rsidRDefault="007A1BC9" w:rsidP="007A1BC9">
      <w:pPr>
        <w:pStyle w:val="manguon"/>
      </w:pPr>
      <w:r>
        <w:t xml:space="preserve">  &lt;/script&gt; </w:t>
      </w:r>
    </w:p>
    <w:p w14:paraId="4D4CE944" w14:textId="77777777" w:rsidR="006F1848" w:rsidRPr="006F1848" w:rsidRDefault="007A1BC9" w:rsidP="007A1BC9">
      <w:pPr>
        <w:pStyle w:val="manguon"/>
      </w:pPr>
      <w:r>
        <w:t>&lt;/body&gt;</w:t>
      </w:r>
    </w:p>
    <w:p w14:paraId="1A9DC32D" w14:textId="77777777" w:rsidR="009C2B6A" w:rsidRDefault="009C2B6A" w:rsidP="009C2B6A">
      <w:pPr>
        <w:pStyle w:val="ND"/>
      </w:pPr>
      <w:r>
        <w:t>Kết quả sẽ được hiển thị như sau.</w:t>
      </w:r>
    </w:p>
    <w:p w14:paraId="31555749" w14:textId="30EBDE18" w:rsidR="009C2B6A" w:rsidRDefault="00563D11" w:rsidP="009C2B6A">
      <w:pPr>
        <w:pStyle w:val="manguon"/>
      </w:pPr>
      <w:r w:rsidRPr="00ED4A50">
        <w:rPr>
          <w:noProof/>
        </w:rPr>
        <w:drawing>
          <wp:inline distT="0" distB="0" distL="0" distR="0" wp14:anchorId="4396E886" wp14:editId="3E0069E9">
            <wp:extent cx="762000" cy="55499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 cy="554990"/>
                    </a:xfrm>
                    <a:prstGeom prst="rect">
                      <a:avLst/>
                    </a:prstGeom>
                    <a:noFill/>
                    <a:ln>
                      <a:noFill/>
                    </a:ln>
                  </pic:spPr>
                </pic:pic>
              </a:graphicData>
            </a:graphic>
          </wp:inline>
        </w:drawing>
      </w:r>
    </w:p>
    <w:p w14:paraId="32025F5E" w14:textId="77777777" w:rsidR="009C2B6A" w:rsidRDefault="009C2B6A" w:rsidP="008D453A">
      <w:pPr>
        <w:pStyle w:val="ND"/>
      </w:pPr>
      <w:r>
        <w:t>Số 0 sẽ tăng dần lên khi ta click chuột vào nó, mỗi lần sẽ tăng 1 đơn vị.</w:t>
      </w:r>
    </w:p>
    <w:p w14:paraId="20115671" w14:textId="77777777" w:rsidR="00EE4A68" w:rsidRPr="00BF7C41" w:rsidRDefault="00EE4A68" w:rsidP="000B20B8">
      <w:pPr>
        <w:pStyle w:val="Heading3"/>
      </w:pPr>
      <w:bookmarkStart w:id="20" w:name="_Toc152895931"/>
      <w:r w:rsidRPr="00BF7C41">
        <w:t>AngularJS Forms</w:t>
      </w:r>
      <w:bookmarkEnd w:id="20"/>
      <w:r w:rsidRPr="00BF7C41">
        <w:t xml:space="preserve"> </w:t>
      </w:r>
    </w:p>
    <w:p w14:paraId="542DF6DB" w14:textId="77777777" w:rsidR="00FA1744" w:rsidRDefault="00EE4A68" w:rsidP="00BF7C41">
      <w:pPr>
        <w:pStyle w:val="ND"/>
      </w:pPr>
      <w:r w:rsidRPr="00BF7C41">
        <w:t>AngularJS Forms giúp quản lý và kiểm soát các biểu mẫu trên giao diện người dùng. Nó cung cấp các directives và controllers để thực hiện các chức năng như validation và submit.</w:t>
      </w:r>
    </w:p>
    <w:p w14:paraId="0264062E" w14:textId="77777777" w:rsidR="000B20B8" w:rsidRPr="000B20B8" w:rsidRDefault="000B20B8" w:rsidP="00BF7C41">
      <w:pPr>
        <w:pStyle w:val="ND"/>
        <w:rPr>
          <w:b/>
          <w:bCs w:val="0"/>
        </w:rPr>
      </w:pPr>
      <w:r w:rsidRPr="000B20B8">
        <w:rPr>
          <w:b/>
          <w:bCs w:val="0"/>
        </w:rPr>
        <w:t>Liên kết dữ liệu</w:t>
      </w:r>
    </w:p>
    <w:p w14:paraId="524DC549" w14:textId="77777777" w:rsidR="00FA1744" w:rsidRDefault="00EE4A68" w:rsidP="00BF7C41">
      <w:pPr>
        <w:pStyle w:val="ND"/>
      </w:pPr>
      <w:r w:rsidRPr="00BF7C41">
        <w:t xml:space="preserve">Điều khiển đầu vào cung cấp liên kết dữ liệu bằng cách sử dụng </w:t>
      </w:r>
      <w:r w:rsidRPr="002A1296">
        <w:rPr>
          <w:rStyle w:val="codeChar"/>
        </w:rPr>
        <w:t>ng-model</w:t>
      </w:r>
      <w:r w:rsidRPr="00BF7C41">
        <w:t>.</w:t>
      </w:r>
    </w:p>
    <w:p w14:paraId="0C9672AB" w14:textId="77777777" w:rsidR="00717A87" w:rsidRDefault="00717A87" w:rsidP="00BF7C41">
      <w:pPr>
        <w:pStyle w:val="ND"/>
      </w:pPr>
      <w:r>
        <w:t>Ví dụ:</w:t>
      </w:r>
    </w:p>
    <w:p w14:paraId="02B9B8E1" w14:textId="77777777" w:rsidR="002A1296" w:rsidRDefault="002A1296" w:rsidP="002A1296">
      <w:pPr>
        <w:pStyle w:val="manguon"/>
      </w:pPr>
      <w:r>
        <w:t>&lt;body&gt;</w:t>
      </w:r>
    </w:p>
    <w:p w14:paraId="29F65067" w14:textId="77777777" w:rsidR="002A1296" w:rsidRDefault="002A1296" w:rsidP="002A1296">
      <w:pPr>
        <w:pStyle w:val="manguon"/>
      </w:pPr>
      <w:r>
        <w:t xml:space="preserve">  &lt;div ng-app="myApp" ng-controller="formCtrl"&gt;</w:t>
      </w:r>
    </w:p>
    <w:p w14:paraId="69774FE4" w14:textId="77777777" w:rsidR="002A1296" w:rsidRDefault="002A1296" w:rsidP="002A1296">
      <w:pPr>
        <w:pStyle w:val="manguon"/>
      </w:pPr>
      <w:r>
        <w:t xml:space="preserve">    &lt;form&gt;</w:t>
      </w:r>
    </w:p>
    <w:p w14:paraId="2140D1D2" w14:textId="77777777" w:rsidR="002A1296" w:rsidRDefault="002A1296" w:rsidP="002A1296">
      <w:pPr>
        <w:pStyle w:val="manguon"/>
      </w:pPr>
      <w:r>
        <w:t xml:space="preserve">      First Name: &lt;input type="text" ng-model="firstname"&gt;</w:t>
      </w:r>
    </w:p>
    <w:p w14:paraId="4EBE1FA8" w14:textId="77777777" w:rsidR="002A1296" w:rsidRDefault="002A1296" w:rsidP="002A1296">
      <w:pPr>
        <w:pStyle w:val="manguon"/>
      </w:pPr>
      <w:r>
        <w:t xml:space="preserve">    &lt;/form&gt;</w:t>
      </w:r>
    </w:p>
    <w:p w14:paraId="6ED15CF9" w14:textId="77777777" w:rsidR="002A1296" w:rsidRDefault="002A1296" w:rsidP="002A1296">
      <w:pPr>
        <w:pStyle w:val="manguon"/>
      </w:pPr>
      <w:r>
        <w:t xml:space="preserve">  &lt;/div&gt;</w:t>
      </w:r>
    </w:p>
    <w:p w14:paraId="70E8C0B4" w14:textId="77777777" w:rsidR="002A1296" w:rsidRDefault="002A1296" w:rsidP="002A1296">
      <w:pPr>
        <w:pStyle w:val="manguon"/>
      </w:pPr>
      <w:r>
        <w:t xml:space="preserve">  &lt;script&gt;</w:t>
      </w:r>
    </w:p>
    <w:p w14:paraId="2C35AA29" w14:textId="77777777" w:rsidR="002A1296" w:rsidRDefault="002A1296" w:rsidP="002A1296">
      <w:pPr>
        <w:pStyle w:val="manguon"/>
      </w:pPr>
      <w:r>
        <w:t xml:space="preserve">    var app = angular.module('myApp', []);</w:t>
      </w:r>
    </w:p>
    <w:p w14:paraId="21CDA89C" w14:textId="77777777" w:rsidR="002A1296" w:rsidRDefault="002A1296" w:rsidP="002A1296">
      <w:pPr>
        <w:pStyle w:val="manguon"/>
      </w:pPr>
      <w:r>
        <w:t xml:space="preserve">    app.controller('formCtrl', function($scope) {</w:t>
      </w:r>
    </w:p>
    <w:p w14:paraId="69CA279C" w14:textId="77777777" w:rsidR="002A1296" w:rsidRDefault="002A1296" w:rsidP="002A1296">
      <w:pPr>
        <w:pStyle w:val="manguon"/>
      </w:pPr>
      <w:r>
        <w:t xml:space="preserve">      $scope.firstname = "Nghia";</w:t>
      </w:r>
    </w:p>
    <w:p w14:paraId="0B5E7BB1" w14:textId="77777777" w:rsidR="002A1296" w:rsidRDefault="002A1296" w:rsidP="002A1296">
      <w:pPr>
        <w:pStyle w:val="manguon"/>
      </w:pPr>
      <w:r>
        <w:t xml:space="preserve">    });</w:t>
      </w:r>
    </w:p>
    <w:p w14:paraId="42BBFDFB" w14:textId="77777777" w:rsidR="002A1296" w:rsidRDefault="002A1296" w:rsidP="002A1296">
      <w:pPr>
        <w:pStyle w:val="manguon"/>
      </w:pPr>
      <w:r>
        <w:t xml:space="preserve">  &lt;/script&gt;</w:t>
      </w:r>
    </w:p>
    <w:p w14:paraId="410B675E" w14:textId="77777777" w:rsidR="00BF7C41" w:rsidRPr="00BF7C41" w:rsidRDefault="002A1296" w:rsidP="002A1296">
      <w:pPr>
        <w:pStyle w:val="manguon"/>
      </w:pPr>
      <w:r>
        <w:t>&lt;/body&gt;</w:t>
      </w:r>
    </w:p>
    <w:p w14:paraId="6D894B2D" w14:textId="77777777" w:rsidR="00717A87" w:rsidRPr="00717A87" w:rsidRDefault="00717A87" w:rsidP="00717A87">
      <w:pPr>
        <w:pStyle w:val="ND"/>
      </w:pPr>
      <w:r w:rsidRPr="00717A87">
        <w:t>Kết quả sẽ được hiển thị như sau.</w:t>
      </w:r>
    </w:p>
    <w:p w14:paraId="4715E8DF" w14:textId="4DBEFEC0" w:rsidR="00717A87" w:rsidRDefault="00563D11" w:rsidP="00717A87">
      <w:pPr>
        <w:pStyle w:val="manguon"/>
      </w:pPr>
      <w:r w:rsidRPr="00717A87">
        <w:rPr>
          <w:noProof/>
        </w:rPr>
        <w:drawing>
          <wp:inline distT="0" distB="0" distL="0" distR="0" wp14:anchorId="0F633D0A" wp14:editId="7B217629">
            <wp:extent cx="2590800" cy="31559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315595"/>
                    </a:xfrm>
                    <a:prstGeom prst="rect">
                      <a:avLst/>
                    </a:prstGeom>
                    <a:noFill/>
                    <a:ln>
                      <a:noFill/>
                    </a:ln>
                  </pic:spPr>
                </pic:pic>
              </a:graphicData>
            </a:graphic>
          </wp:inline>
        </w:drawing>
      </w:r>
    </w:p>
    <w:p w14:paraId="2E937FAA" w14:textId="77777777" w:rsidR="00DF23F0" w:rsidRPr="00C5053F" w:rsidRDefault="00DF23F0" w:rsidP="00DC16BF">
      <w:pPr>
        <w:pStyle w:val="Heading3"/>
      </w:pPr>
      <w:bookmarkStart w:id="21" w:name="_Toc152895932"/>
      <w:r w:rsidRPr="00C5053F">
        <w:lastRenderedPageBreak/>
        <w:t>AngularJS Validation</w:t>
      </w:r>
      <w:bookmarkEnd w:id="21"/>
      <w:r w:rsidRPr="00C5053F">
        <w:t xml:space="preserve"> </w:t>
      </w:r>
    </w:p>
    <w:p w14:paraId="6B956FA0" w14:textId="77777777" w:rsidR="00B66AA4" w:rsidRPr="00C5053F" w:rsidRDefault="00DF23F0" w:rsidP="00C5053F">
      <w:pPr>
        <w:pStyle w:val="ND"/>
      </w:pPr>
      <w:r w:rsidRPr="00C5053F">
        <w:t xml:space="preserve">Validation trong AngularJS giúp kiểm tra và đảm bảo tính đúng đắn của dữ liệu nhập vào từ người dùng. Các directives như </w:t>
      </w:r>
      <w:r w:rsidRPr="00077396">
        <w:rPr>
          <w:rStyle w:val="codeChar"/>
        </w:rPr>
        <w:t xml:space="preserve">ng-required </w:t>
      </w:r>
      <w:r w:rsidRPr="00C5053F">
        <w:t xml:space="preserve">và </w:t>
      </w:r>
      <w:r w:rsidRPr="00077396">
        <w:rPr>
          <w:rStyle w:val="codeChar"/>
        </w:rPr>
        <w:t xml:space="preserve">ng-pattern </w:t>
      </w:r>
      <w:r w:rsidRPr="00C5053F">
        <w:t>hỗ trợ quá trình này.</w:t>
      </w:r>
    </w:p>
    <w:p w14:paraId="5EE84948" w14:textId="77777777" w:rsidR="00DF23F0" w:rsidRPr="00C5053F" w:rsidRDefault="00ED6BB2" w:rsidP="00C5053F">
      <w:pPr>
        <w:pStyle w:val="ND"/>
      </w:pPr>
      <w:r w:rsidRPr="00C5053F">
        <w:t>AngularJS cung cấp xác thực biểu mẫu phía máy khách.</w:t>
      </w:r>
    </w:p>
    <w:p w14:paraId="10502840" w14:textId="77777777" w:rsidR="00ED6BB2" w:rsidRPr="00C5053F" w:rsidRDefault="00ED6BB2" w:rsidP="00C5053F">
      <w:pPr>
        <w:pStyle w:val="ND"/>
      </w:pPr>
      <w:r w:rsidRPr="00C5053F">
        <w:t>AngularJS cũng chứa thông tin về việc chúng có được chạm vào</w:t>
      </w:r>
      <w:r w:rsidR="00077396">
        <w:t xml:space="preserve"> và có được</w:t>
      </w:r>
      <w:r w:rsidRPr="00C5053F">
        <w:t xml:space="preserve"> sửa đổi hay không.</w:t>
      </w:r>
    </w:p>
    <w:p w14:paraId="6E24D199" w14:textId="77777777" w:rsidR="00DF67D4" w:rsidRPr="00654753" w:rsidRDefault="000D347D" w:rsidP="00654753">
      <w:pPr>
        <w:pStyle w:val="ND"/>
        <w:rPr>
          <w:b/>
          <w:bCs w:val="0"/>
        </w:rPr>
      </w:pPr>
      <w:r w:rsidRPr="00654753">
        <w:rPr>
          <w:b/>
          <w:bCs w:val="0"/>
        </w:rPr>
        <w:t>Các trường đầu vào có các trạng thái sau</w:t>
      </w:r>
    </w:p>
    <w:tbl>
      <w:tblPr>
        <w:tblStyle w:val="myTable"/>
        <w:tblW w:w="0" w:type="auto"/>
        <w:tblLook w:val="04A0" w:firstRow="1" w:lastRow="0" w:firstColumn="1" w:lastColumn="0" w:noHBand="0" w:noVBand="1"/>
      </w:tblPr>
      <w:tblGrid>
        <w:gridCol w:w="4539"/>
        <w:gridCol w:w="4523"/>
      </w:tblGrid>
      <w:tr w:rsidR="00AC20D3" w:rsidRPr="000E60E4" w14:paraId="1EF04B4E" w14:textId="77777777" w:rsidTr="00AF6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D8295CF" w14:textId="79E1B060" w:rsidR="00AC20D3" w:rsidRPr="000E60E4" w:rsidRDefault="00AC20D3" w:rsidP="00E322FD">
            <w:pPr>
              <w:pStyle w:val="ND"/>
              <w:ind w:firstLine="0"/>
            </w:pPr>
            <w:r>
              <w:t>Trạng thái</w:t>
            </w:r>
          </w:p>
        </w:tc>
        <w:tc>
          <w:tcPr>
            <w:tcW w:w="4644" w:type="dxa"/>
          </w:tcPr>
          <w:p w14:paraId="15BA1625" w14:textId="673C90C9" w:rsidR="00AC20D3" w:rsidRPr="000E60E4" w:rsidRDefault="00AC20D3" w:rsidP="00E322FD">
            <w:pPr>
              <w:pStyle w:val="ND"/>
              <w:ind w:firstLine="0"/>
              <w:cnfStyle w:val="100000000000" w:firstRow="1" w:lastRow="0" w:firstColumn="0" w:lastColumn="0" w:oddVBand="0" w:evenVBand="0" w:oddHBand="0" w:evenHBand="0" w:firstRowFirstColumn="0" w:firstRowLastColumn="0" w:lastRowFirstColumn="0" w:lastRowLastColumn="0"/>
            </w:pPr>
            <w:r>
              <w:t>Ý nghĩa</w:t>
            </w:r>
          </w:p>
        </w:tc>
      </w:tr>
      <w:tr w:rsidR="000E60E4" w:rsidRPr="000E60E4" w14:paraId="775ED60F"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1589DD2F" w14:textId="77777777" w:rsidR="000E60E4" w:rsidRPr="000E60E4" w:rsidRDefault="000E60E4" w:rsidP="00E322FD">
            <w:pPr>
              <w:pStyle w:val="ND"/>
              <w:ind w:firstLine="0"/>
            </w:pPr>
            <w:r w:rsidRPr="000E60E4">
              <w:t>$untouched</w:t>
            </w:r>
          </w:p>
        </w:tc>
        <w:tc>
          <w:tcPr>
            <w:tcW w:w="4644" w:type="dxa"/>
          </w:tcPr>
          <w:p w14:paraId="64F71EA0"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chạm tới </w:t>
            </w:r>
          </w:p>
        </w:tc>
      </w:tr>
      <w:tr w:rsidR="000E60E4" w:rsidRPr="000E60E4" w14:paraId="5BB13155"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0C46F9E9" w14:textId="77777777" w:rsidR="000E60E4" w:rsidRPr="000E60E4" w:rsidRDefault="000E60E4" w:rsidP="00E322FD">
            <w:pPr>
              <w:pStyle w:val="ND"/>
              <w:ind w:firstLine="0"/>
            </w:pPr>
            <w:r w:rsidRPr="000E60E4">
              <w:t>$touched</w:t>
            </w:r>
          </w:p>
        </w:tc>
        <w:tc>
          <w:tcPr>
            <w:tcW w:w="4644" w:type="dxa"/>
          </w:tcPr>
          <w:p w14:paraId="19EE07E2"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chạm vào </w:t>
            </w:r>
          </w:p>
        </w:tc>
      </w:tr>
      <w:tr w:rsidR="000E60E4" w:rsidRPr="000E60E4" w14:paraId="0E8532A9"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7BE679D" w14:textId="77777777" w:rsidR="000E60E4" w:rsidRPr="000E60E4" w:rsidRDefault="000E60E4" w:rsidP="00E322FD">
            <w:pPr>
              <w:pStyle w:val="ND"/>
              <w:ind w:firstLine="0"/>
            </w:pPr>
            <w:r w:rsidRPr="000E60E4">
              <w:t>$pristine</w:t>
            </w:r>
          </w:p>
        </w:tc>
        <w:tc>
          <w:tcPr>
            <w:tcW w:w="4644" w:type="dxa"/>
          </w:tcPr>
          <w:p w14:paraId="1E99D4CB"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sửa đổi </w:t>
            </w:r>
          </w:p>
        </w:tc>
      </w:tr>
      <w:tr w:rsidR="000E60E4" w:rsidRPr="000E60E4" w14:paraId="7DAEFD7B"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26F538BD" w14:textId="77777777" w:rsidR="000E60E4" w:rsidRPr="000E60E4" w:rsidRDefault="000E60E4" w:rsidP="00E322FD">
            <w:pPr>
              <w:pStyle w:val="ND"/>
              <w:ind w:firstLine="0"/>
            </w:pPr>
            <w:r w:rsidRPr="000E60E4">
              <w:t>$dirty</w:t>
            </w:r>
          </w:p>
        </w:tc>
        <w:tc>
          <w:tcPr>
            <w:tcW w:w="4644" w:type="dxa"/>
          </w:tcPr>
          <w:p w14:paraId="288E7F1B"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sửa đổi </w:t>
            </w:r>
          </w:p>
        </w:tc>
      </w:tr>
      <w:tr w:rsidR="000E60E4" w:rsidRPr="000E60E4" w14:paraId="06C44881"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D3F4D3F" w14:textId="77777777" w:rsidR="000E60E4" w:rsidRPr="000E60E4" w:rsidRDefault="000E60E4" w:rsidP="00E322FD">
            <w:pPr>
              <w:pStyle w:val="ND"/>
              <w:ind w:firstLine="0"/>
            </w:pPr>
            <w:r w:rsidRPr="000E60E4">
              <w:t>$invalid</w:t>
            </w:r>
          </w:p>
        </w:tc>
        <w:tc>
          <w:tcPr>
            <w:tcW w:w="4644" w:type="dxa"/>
          </w:tcPr>
          <w:p w14:paraId="40834394"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không hợp lệ </w:t>
            </w:r>
          </w:p>
        </w:tc>
      </w:tr>
      <w:tr w:rsidR="000E60E4" w:rsidRPr="00E322FD" w14:paraId="52BCC0D0"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31E3822" w14:textId="77777777" w:rsidR="000E60E4" w:rsidRPr="000E60E4" w:rsidRDefault="000E60E4" w:rsidP="00E322FD">
            <w:pPr>
              <w:pStyle w:val="ND"/>
              <w:ind w:firstLine="0"/>
            </w:pPr>
            <w:r w:rsidRPr="000E60E4">
              <w:t>$valid</w:t>
            </w:r>
          </w:p>
        </w:tc>
        <w:tc>
          <w:tcPr>
            <w:tcW w:w="4644" w:type="dxa"/>
          </w:tcPr>
          <w:p w14:paraId="295C3DD4" w14:textId="77777777" w:rsidR="000E60E4" w:rsidRPr="000E60E4" w:rsidRDefault="000E60E4" w:rsidP="00E322FD">
            <w:pPr>
              <w:pStyle w:val="ND"/>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hợp lệ</w:t>
            </w:r>
          </w:p>
        </w:tc>
      </w:tr>
    </w:tbl>
    <w:p w14:paraId="2E3DBA63" w14:textId="77777777" w:rsidR="003845A3" w:rsidRPr="00654753" w:rsidRDefault="00A75747" w:rsidP="00654753">
      <w:pPr>
        <w:pStyle w:val="ND"/>
        <w:rPr>
          <w:b/>
          <w:bCs w:val="0"/>
        </w:rPr>
      </w:pPr>
      <w:r w:rsidRPr="00654753">
        <w:rPr>
          <w:b/>
          <w:bCs w:val="0"/>
        </w:rPr>
        <w:t>Các biểu mẫu có các trạng thái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8"/>
        <w:gridCol w:w="4524"/>
      </w:tblGrid>
      <w:tr w:rsidR="000E60E4" w:rsidRPr="000E60E4" w14:paraId="22AD80CF" w14:textId="77777777" w:rsidTr="00E322FD">
        <w:tc>
          <w:tcPr>
            <w:tcW w:w="4644" w:type="dxa"/>
            <w:shd w:val="clear" w:color="auto" w:fill="auto"/>
          </w:tcPr>
          <w:p w14:paraId="1124451B" w14:textId="77777777" w:rsidR="000E60E4" w:rsidRPr="000E60E4" w:rsidRDefault="000E60E4" w:rsidP="00E322FD">
            <w:pPr>
              <w:pStyle w:val="ND"/>
              <w:ind w:firstLine="0"/>
            </w:pPr>
            <w:r w:rsidRPr="000E60E4">
              <w:t>$pristine</w:t>
            </w:r>
          </w:p>
        </w:tc>
        <w:tc>
          <w:tcPr>
            <w:tcW w:w="4644" w:type="dxa"/>
            <w:shd w:val="clear" w:color="auto" w:fill="auto"/>
          </w:tcPr>
          <w:p w14:paraId="377BC7D1" w14:textId="77777777" w:rsidR="000E60E4" w:rsidRPr="000E60E4" w:rsidRDefault="000E60E4" w:rsidP="00E322FD">
            <w:pPr>
              <w:pStyle w:val="ND"/>
              <w:ind w:firstLine="0"/>
            </w:pPr>
            <w:r w:rsidRPr="000E60E4">
              <w:t xml:space="preserve"> Chưa có trường nào được sửa đổi </w:t>
            </w:r>
          </w:p>
        </w:tc>
      </w:tr>
      <w:tr w:rsidR="000E60E4" w:rsidRPr="000E60E4" w14:paraId="55D7A8AC" w14:textId="77777777" w:rsidTr="00E322FD">
        <w:tc>
          <w:tcPr>
            <w:tcW w:w="4644" w:type="dxa"/>
            <w:shd w:val="clear" w:color="auto" w:fill="auto"/>
          </w:tcPr>
          <w:p w14:paraId="75333D8B" w14:textId="77777777" w:rsidR="000E60E4" w:rsidRPr="000E60E4" w:rsidRDefault="000E60E4" w:rsidP="00E322FD">
            <w:pPr>
              <w:pStyle w:val="ND"/>
              <w:ind w:firstLine="0"/>
            </w:pPr>
            <w:r w:rsidRPr="000E60E4">
              <w:t>$dirty</w:t>
            </w:r>
          </w:p>
        </w:tc>
        <w:tc>
          <w:tcPr>
            <w:tcW w:w="4644" w:type="dxa"/>
            <w:shd w:val="clear" w:color="auto" w:fill="auto"/>
          </w:tcPr>
          <w:p w14:paraId="49CCEE1D" w14:textId="77777777" w:rsidR="000E60E4" w:rsidRPr="000E60E4" w:rsidRDefault="000E60E4" w:rsidP="00E322FD">
            <w:pPr>
              <w:pStyle w:val="ND"/>
              <w:ind w:firstLine="0"/>
            </w:pPr>
            <w:r w:rsidRPr="000E60E4">
              <w:t xml:space="preserve"> Một hoặc nhiều đã được sửa đổi </w:t>
            </w:r>
          </w:p>
        </w:tc>
      </w:tr>
      <w:tr w:rsidR="000E60E4" w:rsidRPr="000E60E4" w14:paraId="533FC649" w14:textId="77777777" w:rsidTr="00E322FD">
        <w:tc>
          <w:tcPr>
            <w:tcW w:w="4644" w:type="dxa"/>
            <w:shd w:val="clear" w:color="auto" w:fill="auto"/>
          </w:tcPr>
          <w:p w14:paraId="4D6EBC07" w14:textId="77777777" w:rsidR="000E60E4" w:rsidRPr="000E60E4" w:rsidRDefault="000E60E4" w:rsidP="00E322FD">
            <w:pPr>
              <w:pStyle w:val="ND"/>
              <w:ind w:firstLine="0"/>
            </w:pPr>
            <w:r w:rsidRPr="000E60E4">
              <w:t>$invalid</w:t>
            </w:r>
          </w:p>
        </w:tc>
        <w:tc>
          <w:tcPr>
            <w:tcW w:w="4644" w:type="dxa"/>
            <w:shd w:val="clear" w:color="auto" w:fill="auto"/>
          </w:tcPr>
          <w:p w14:paraId="2C3047D0" w14:textId="77777777" w:rsidR="000E60E4" w:rsidRPr="000E60E4" w:rsidRDefault="000E60E4" w:rsidP="00E322FD">
            <w:pPr>
              <w:pStyle w:val="ND"/>
              <w:ind w:firstLine="0"/>
            </w:pPr>
            <w:r w:rsidRPr="000E60E4">
              <w:t xml:space="preserve"> Nội dung biểu mẫu không hợp lệ </w:t>
            </w:r>
          </w:p>
        </w:tc>
      </w:tr>
      <w:tr w:rsidR="000E60E4" w:rsidRPr="000E60E4" w14:paraId="2CE37A3D" w14:textId="77777777" w:rsidTr="00E322FD">
        <w:tc>
          <w:tcPr>
            <w:tcW w:w="4644" w:type="dxa"/>
            <w:shd w:val="clear" w:color="auto" w:fill="auto"/>
          </w:tcPr>
          <w:p w14:paraId="50A6C28C" w14:textId="77777777" w:rsidR="000E60E4" w:rsidRPr="000E60E4" w:rsidRDefault="000E60E4" w:rsidP="00E322FD">
            <w:pPr>
              <w:pStyle w:val="ND"/>
              <w:ind w:firstLine="0"/>
            </w:pPr>
            <w:r w:rsidRPr="000E60E4">
              <w:t>$valid</w:t>
            </w:r>
          </w:p>
        </w:tc>
        <w:tc>
          <w:tcPr>
            <w:tcW w:w="4644" w:type="dxa"/>
            <w:shd w:val="clear" w:color="auto" w:fill="auto"/>
          </w:tcPr>
          <w:p w14:paraId="28826182" w14:textId="77777777" w:rsidR="000E60E4" w:rsidRPr="000E60E4" w:rsidRDefault="000E60E4" w:rsidP="00E322FD">
            <w:pPr>
              <w:pStyle w:val="ND"/>
              <w:ind w:firstLine="0"/>
            </w:pPr>
            <w:r w:rsidRPr="000E60E4">
              <w:t xml:space="preserve"> Nội dung biểu mẫu hợp lệ </w:t>
            </w:r>
          </w:p>
        </w:tc>
      </w:tr>
      <w:tr w:rsidR="000E60E4" w:rsidRPr="00E322FD" w14:paraId="17F3BD75" w14:textId="77777777" w:rsidTr="00E322FD">
        <w:tc>
          <w:tcPr>
            <w:tcW w:w="4644" w:type="dxa"/>
            <w:shd w:val="clear" w:color="auto" w:fill="auto"/>
          </w:tcPr>
          <w:p w14:paraId="2DD550FA" w14:textId="77777777" w:rsidR="000E60E4" w:rsidRPr="000E60E4" w:rsidRDefault="000E60E4" w:rsidP="00E322FD">
            <w:pPr>
              <w:pStyle w:val="ND"/>
              <w:ind w:firstLine="0"/>
            </w:pPr>
            <w:r w:rsidRPr="000E60E4">
              <w:t>$submitted</w:t>
            </w:r>
          </w:p>
        </w:tc>
        <w:tc>
          <w:tcPr>
            <w:tcW w:w="4644" w:type="dxa"/>
            <w:shd w:val="clear" w:color="auto" w:fill="auto"/>
          </w:tcPr>
          <w:p w14:paraId="6B903FFD" w14:textId="77777777" w:rsidR="000E60E4" w:rsidRPr="000E60E4" w:rsidRDefault="000E60E4" w:rsidP="00E322FD">
            <w:pPr>
              <w:pStyle w:val="ND"/>
              <w:ind w:firstLine="0"/>
            </w:pPr>
            <w:r w:rsidRPr="000E60E4">
              <w:t xml:space="preserve"> Mẫu đơn được gửi</w:t>
            </w:r>
          </w:p>
        </w:tc>
      </w:tr>
    </w:tbl>
    <w:p w14:paraId="7CB7DE62" w14:textId="77777777" w:rsidR="00A75747" w:rsidRDefault="00A75747" w:rsidP="00E55930">
      <w:pPr>
        <w:pStyle w:val="ND"/>
      </w:pPr>
      <w:r>
        <w:t>Tất cả ch</w:t>
      </w:r>
      <w:r w:rsidRPr="00A75747">
        <w:t xml:space="preserve">úng đều là các thuộc tính </w:t>
      </w:r>
      <w:r>
        <w:t xml:space="preserve">có hai giá trị </w:t>
      </w:r>
      <w:r w:rsidRPr="00A75747">
        <w:t>là tru</w:t>
      </w:r>
      <w:r w:rsidRPr="00E55930">
        <w:t>e hoặc false.</w:t>
      </w:r>
    </w:p>
    <w:p w14:paraId="34DB4E3D" w14:textId="77777777" w:rsidR="009E72FA" w:rsidRPr="00E55930" w:rsidRDefault="009E72FA" w:rsidP="00D13CDF">
      <w:pPr>
        <w:pStyle w:val="Heading3"/>
      </w:pPr>
      <w:bookmarkStart w:id="22" w:name="_Toc152895933"/>
      <w:r w:rsidRPr="00E55930">
        <w:lastRenderedPageBreak/>
        <w:t>AngularJS API</w:t>
      </w:r>
      <w:bookmarkEnd w:id="22"/>
      <w:r w:rsidRPr="00E55930">
        <w:t xml:space="preserve"> </w:t>
      </w:r>
    </w:p>
    <w:p w14:paraId="5C553EB8" w14:textId="77777777" w:rsidR="00D13CDF" w:rsidRDefault="00D13CDF" w:rsidP="00E55930">
      <w:pPr>
        <w:pStyle w:val="ND"/>
      </w:pPr>
      <w:r w:rsidRPr="00D13CDF">
        <w:t>API là viết tắt của Giao diện lập trình ứng dụng.</w:t>
      </w:r>
    </w:p>
    <w:p w14:paraId="4D53FA66" w14:textId="77777777" w:rsidR="00DF67D4" w:rsidRPr="00E55930" w:rsidRDefault="009E72FA" w:rsidP="00E55930">
      <w:pPr>
        <w:pStyle w:val="ND"/>
      </w:pPr>
      <w:r w:rsidRPr="00E55930">
        <w:t>AngularJS API là tập hợp các phương thức và đối tượng mà AngularJS cung cấp để tương tác và quản lý ứng dụng.</w:t>
      </w:r>
    </w:p>
    <w:p w14:paraId="29BA07ED" w14:textId="77777777" w:rsidR="00DF67D4" w:rsidRPr="00E55930" w:rsidRDefault="009E72FA" w:rsidP="00E55930">
      <w:pPr>
        <w:pStyle w:val="ND"/>
      </w:pPr>
      <w:r w:rsidRPr="00E55930">
        <w:t>Một số IPA phổ biến.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5"/>
        <w:gridCol w:w="4507"/>
      </w:tblGrid>
      <w:tr w:rsidR="00AD712B" w:rsidRPr="00AD712B" w14:paraId="48987F93" w14:textId="77777777">
        <w:tc>
          <w:tcPr>
            <w:tcW w:w="4644" w:type="dxa"/>
            <w:shd w:val="clear" w:color="auto" w:fill="auto"/>
          </w:tcPr>
          <w:p w14:paraId="60CEE603" w14:textId="77777777" w:rsidR="00AD712B" w:rsidRPr="00AD712B" w:rsidRDefault="00AD712B">
            <w:pPr>
              <w:pStyle w:val="ND"/>
              <w:ind w:firstLine="0"/>
            </w:pPr>
            <w:r w:rsidRPr="00AD712B">
              <w:t>angular.lowercase()</w:t>
            </w:r>
          </w:p>
        </w:tc>
        <w:tc>
          <w:tcPr>
            <w:tcW w:w="4644" w:type="dxa"/>
            <w:shd w:val="clear" w:color="auto" w:fill="auto"/>
          </w:tcPr>
          <w:p w14:paraId="7C5AF5E6" w14:textId="77777777" w:rsidR="00AD712B" w:rsidRPr="00AD712B" w:rsidRDefault="00AD712B">
            <w:pPr>
              <w:pStyle w:val="ND"/>
              <w:ind w:firstLine="0"/>
            </w:pPr>
            <w:r w:rsidRPr="00AD712B">
              <w:t xml:space="preserve"> Chuyển đổi một chuỗi thành chữ thường.</w:t>
            </w:r>
          </w:p>
        </w:tc>
      </w:tr>
      <w:tr w:rsidR="00AD712B" w:rsidRPr="00AD712B" w14:paraId="08127DA0" w14:textId="77777777">
        <w:tc>
          <w:tcPr>
            <w:tcW w:w="4644" w:type="dxa"/>
            <w:shd w:val="clear" w:color="auto" w:fill="auto"/>
          </w:tcPr>
          <w:p w14:paraId="1D631088" w14:textId="77777777" w:rsidR="00AD712B" w:rsidRPr="00AD712B" w:rsidRDefault="00AD712B">
            <w:pPr>
              <w:pStyle w:val="ND"/>
              <w:ind w:firstLine="0"/>
            </w:pPr>
            <w:r w:rsidRPr="00AD712B">
              <w:t>angular.uppercase()</w:t>
            </w:r>
          </w:p>
        </w:tc>
        <w:tc>
          <w:tcPr>
            <w:tcW w:w="4644" w:type="dxa"/>
            <w:shd w:val="clear" w:color="auto" w:fill="auto"/>
          </w:tcPr>
          <w:p w14:paraId="7C7DFAFC" w14:textId="77777777" w:rsidR="00AD712B" w:rsidRPr="00AD712B" w:rsidRDefault="00AD712B">
            <w:pPr>
              <w:pStyle w:val="ND"/>
              <w:ind w:firstLine="0"/>
            </w:pPr>
            <w:r w:rsidRPr="00AD712B">
              <w:t xml:space="preserve"> Chuyển đổi một chuỗi thành chữ hoa.</w:t>
            </w:r>
          </w:p>
        </w:tc>
      </w:tr>
      <w:tr w:rsidR="00AD712B" w:rsidRPr="00AD712B" w14:paraId="3911B0F3" w14:textId="77777777">
        <w:tc>
          <w:tcPr>
            <w:tcW w:w="4644" w:type="dxa"/>
            <w:shd w:val="clear" w:color="auto" w:fill="auto"/>
          </w:tcPr>
          <w:p w14:paraId="486A2224" w14:textId="77777777" w:rsidR="00AD712B" w:rsidRPr="00AD712B" w:rsidRDefault="00AD712B">
            <w:pPr>
              <w:pStyle w:val="ND"/>
              <w:ind w:firstLine="0"/>
            </w:pPr>
            <w:r w:rsidRPr="00AD712B">
              <w:t>angular.isString()</w:t>
            </w:r>
          </w:p>
        </w:tc>
        <w:tc>
          <w:tcPr>
            <w:tcW w:w="4644" w:type="dxa"/>
            <w:shd w:val="clear" w:color="auto" w:fill="auto"/>
          </w:tcPr>
          <w:p w14:paraId="2AAC8FB4" w14:textId="77777777" w:rsidR="00AD712B" w:rsidRPr="00AD712B" w:rsidRDefault="00AD712B">
            <w:pPr>
              <w:pStyle w:val="ND"/>
              <w:ind w:firstLine="0"/>
            </w:pPr>
            <w:r w:rsidRPr="00AD712B">
              <w:t xml:space="preserve"> Trả về true nếu tham chiếu là một chuỗi.</w:t>
            </w:r>
          </w:p>
        </w:tc>
      </w:tr>
      <w:tr w:rsidR="00AD712B" w14:paraId="545C393E" w14:textId="77777777">
        <w:tc>
          <w:tcPr>
            <w:tcW w:w="4644" w:type="dxa"/>
            <w:shd w:val="clear" w:color="auto" w:fill="auto"/>
          </w:tcPr>
          <w:p w14:paraId="76BE3BD5" w14:textId="77777777" w:rsidR="00AD712B" w:rsidRPr="00AD712B" w:rsidRDefault="00AD712B">
            <w:pPr>
              <w:pStyle w:val="ND"/>
              <w:ind w:firstLine="0"/>
            </w:pPr>
            <w:r w:rsidRPr="00AD712B">
              <w:t>angular.isNumber()</w:t>
            </w:r>
          </w:p>
        </w:tc>
        <w:tc>
          <w:tcPr>
            <w:tcW w:w="4644" w:type="dxa"/>
            <w:shd w:val="clear" w:color="auto" w:fill="auto"/>
          </w:tcPr>
          <w:p w14:paraId="7B0A473F" w14:textId="77777777" w:rsidR="00AD712B" w:rsidRPr="00AD712B" w:rsidRDefault="00AD712B">
            <w:pPr>
              <w:pStyle w:val="ND"/>
              <w:ind w:firstLine="0"/>
            </w:pPr>
            <w:r w:rsidRPr="00AD712B">
              <w:t xml:space="preserve"> Trả về true nếu tham chiếu là số.</w:t>
            </w:r>
          </w:p>
        </w:tc>
      </w:tr>
    </w:tbl>
    <w:p w14:paraId="710CD504" w14:textId="77777777" w:rsidR="00180400" w:rsidRPr="00180400" w:rsidRDefault="00180400" w:rsidP="00180400">
      <w:pPr>
        <w:pStyle w:val="ND"/>
      </w:pPr>
      <w:r w:rsidRPr="00180400">
        <w:t>Ví dụ:</w:t>
      </w:r>
      <w:r>
        <w:t xml:space="preserve"> về </w:t>
      </w:r>
      <w:r w:rsidRPr="00180400">
        <w:t>angular.lowercase()</w:t>
      </w:r>
    </w:p>
    <w:p w14:paraId="1454DDF6" w14:textId="77777777" w:rsidR="00180400" w:rsidRDefault="00180400" w:rsidP="00180400">
      <w:pPr>
        <w:pStyle w:val="manguon"/>
      </w:pPr>
      <w:r>
        <w:t>&lt;body&gt;</w:t>
      </w:r>
    </w:p>
    <w:p w14:paraId="16D3E23D" w14:textId="77777777" w:rsidR="00180400" w:rsidRDefault="00180400" w:rsidP="00180400">
      <w:pPr>
        <w:pStyle w:val="manguon"/>
      </w:pPr>
      <w:r>
        <w:t xml:space="preserve">  &lt;div ng-app="myApp" ng-controller="myCtrl"&gt;</w:t>
      </w:r>
    </w:p>
    <w:p w14:paraId="599AF6A8" w14:textId="77777777" w:rsidR="00180400" w:rsidRDefault="00180400" w:rsidP="00180400">
      <w:pPr>
        <w:pStyle w:val="manguon"/>
      </w:pPr>
      <w:r>
        <w:t xml:space="preserve">    &lt;p&gt;{{ x1 }}&lt;/p&gt;</w:t>
      </w:r>
    </w:p>
    <w:p w14:paraId="28F56339" w14:textId="77777777" w:rsidR="00180400" w:rsidRDefault="00180400" w:rsidP="00180400">
      <w:pPr>
        <w:pStyle w:val="manguon"/>
      </w:pPr>
      <w:r>
        <w:t xml:space="preserve">    &lt;p&gt;{{ x2 }}&lt;/p&gt;</w:t>
      </w:r>
    </w:p>
    <w:p w14:paraId="68EC5387" w14:textId="77777777" w:rsidR="00180400" w:rsidRDefault="00180400" w:rsidP="00180400">
      <w:pPr>
        <w:pStyle w:val="manguon"/>
      </w:pPr>
      <w:r>
        <w:t xml:space="preserve">  &lt;/div&gt;</w:t>
      </w:r>
    </w:p>
    <w:p w14:paraId="4D4D495E" w14:textId="77777777" w:rsidR="00180400" w:rsidRDefault="00180400" w:rsidP="00180400">
      <w:pPr>
        <w:pStyle w:val="manguon"/>
      </w:pPr>
      <w:r>
        <w:t xml:space="preserve">  &lt;script&gt;</w:t>
      </w:r>
    </w:p>
    <w:p w14:paraId="2904877F" w14:textId="77777777" w:rsidR="00180400" w:rsidRDefault="00180400" w:rsidP="00180400">
      <w:pPr>
        <w:pStyle w:val="manguon"/>
      </w:pPr>
      <w:r>
        <w:t xml:space="preserve">    var app = angular.module('myApp', []);</w:t>
      </w:r>
    </w:p>
    <w:p w14:paraId="2DCEDFA4" w14:textId="77777777" w:rsidR="00180400" w:rsidRDefault="00180400" w:rsidP="00180400">
      <w:pPr>
        <w:pStyle w:val="manguon"/>
      </w:pPr>
      <w:r>
        <w:t xml:space="preserve">    app.controller('myCtrl', function($scope) {</w:t>
      </w:r>
    </w:p>
    <w:p w14:paraId="74665B82" w14:textId="77777777" w:rsidR="00180400" w:rsidRDefault="00180400" w:rsidP="00180400">
      <w:pPr>
        <w:pStyle w:val="manguon"/>
      </w:pPr>
      <w:r>
        <w:t xml:space="preserve">      $scope.x1 = "</w:t>
      </w:r>
      <w:r w:rsidR="00CF045C">
        <w:t>NGHIA</w:t>
      </w:r>
      <w:r>
        <w:t>";</w:t>
      </w:r>
    </w:p>
    <w:p w14:paraId="15D18EA1" w14:textId="77777777" w:rsidR="00180400" w:rsidRDefault="00180400" w:rsidP="00180400">
      <w:pPr>
        <w:pStyle w:val="manguon"/>
      </w:pPr>
      <w:r>
        <w:t xml:space="preserve">      $scope.x2 = angular.lowercase($scope.x1);</w:t>
      </w:r>
    </w:p>
    <w:p w14:paraId="23596878" w14:textId="77777777" w:rsidR="00180400" w:rsidRDefault="00180400" w:rsidP="00180400">
      <w:pPr>
        <w:pStyle w:val="manguon"/>
      </w:pPr>
      <w:r>
        <w:t xml:space="preserve">    });</w:t>
      </w:r>
    </w:p>
    <w:p w14:paraId="38097CFD" w14:textId="77777777" w:rsidR="00180400" w:rsidRDefault="00180400" w:rsidP="00180400">
      <w:pPr>
        <w:pStyle w:val="manguon"/>
      </w:pPr>
      <w:r>
        <w:t xml:space="preserve">  &lt;/script&gt;</w:t>
      </w:r>
    </w:p>
    <w:p w14:paraId="5F0CD4FE" w14:textId="77777777" w:rsidR="00180400" w:rsidRPr="00E55930" w:rsidRDefault="00180400" w:rsidP="00180400">
      <w:pPr>
        <w:pStyle w:val="manguon"/>
      </w:pPr>
      <w:r>
        <w:t>&lt;/body&gt;</w:t>
      </w:r>
    </w:p>
    <w:p w14:paraId="0A54015F" w14:textId="77777777" w:rsidR="00180400" w:rsidRDefault="00CF045C" w:rsidP="00900F41">
      <w:pPr>
        <w:pStyle w:val="ND"/>
      </w:pPr>
      <w:r w:rsidRPr="00CF045C">
        <w:t>Kết quả sẽ được hiển thị như sau.</w:t>
      </w:r>
    </w:p>
    <w:p w14:paraId="53C55EF8" w14:textId="77777777" w:rsidR="00CF045C" w:rsidRDefault="00CF045C" w:rsidP="00CF045C">
      <w:pPr>
        <w:pStyle w:val="manguon"/>
      </w:pPr>
      <w:r>
        <w:t>NGHIA</w:t>
      </w:r>
    </w:p>
    <w:p w14:paraId="55D9388B" w14:textId="77777777" w:rsidR="00CF045C" w:rsidRDefault="00CF045C" w:rsidP="00CF045C">
      <w:pPr>
        <w:pStyle w:val="manguon"/>
      </w:pPr>
      <w:r>
        <w:t>nghia</w:t>
      </w:r>
    </w:p>
    <w:p w14:paraId="095B0E48" w14:textId="77777777" w:rsidR="00CF045C" w:rsidRPr="00CF045C" w:rsidRDefault="00994805" w:rsidP="00900F41">
      <w:pPr>
        <w:pStyle w:val="ND"/>
      </w:pPr>
      <w:r>
        <w:t>S</w:t>
      </w:r>
      <w:r w:rsidRPr="00994805">
        <w:t xml:space="preserve">ử dụng hàm </w:t>
      </w:r>
      <w:r w:rsidRPr="00994805">
        <w:rPr>
          <w:rStyle w:val="codeChar"/>
        </w:rPr>
        <w:t xml:space="preserve">angular.lowercase() </w:t>
      </w:r>
      <w:r w:rsidRPr="00994805">
        <w:t>để chuyển đổi giá trị của x1 thành chữ thường và gán vào biến x2.</w:t>
      </w:r>
    </w:p>
    <w:p w14:paraId="053F9536" w14:textId="77777777" w:rsidR="00DB400B" w:rsidRPr="00900F41" w:rsidRDefault="00DB400B" w:rsidP="00E709F1">
      <w:pPr>
        <w:pStyle w:val="Heading3"/>
      </w:pPr>
      <w:bookmarkStart w:id="23" w:name="_Toc152895934"/>
      <w:r w:rsidRPr="00900F41">
        <w:lastRenderedPageBreak/>
        <w:t>AngularJS W3.CSS</w:t>
      </w:r>
      <w:bookmarkEnd w:id="23"/>
      <w:r w:rsidRPr="00900F41">
        <w:t xml:space="preserve"> </w:t>
      </w:r>
    </w:p>
    <w:p w14:paraId="4062C0C6" w14:textId="629A1999" w:rsidR="001742E3" w:rsidRDefault="00DB400B" w:rsidP="00900F41">
      <w:pPr>
        <w:pStyle w:val="ND"/>
      </w:pPr>
      <w:r w:rsidRPr="00900F41">
        <w:t>AngularJS có thể kết hợp với W3.CSS, một bộ framework CSS để tạo giao diện người dùng đẹp mắt và responsive.</w:t>
      </w:r>
      <w:r w:rsidR="00AC20D3">
        <w:t xml:space="preserve"> </w:t>
      </w:r>
      <w:r w:rsidR="001742E3" w:rsidRPr="001742E3">
        <w:t xml:space="preserve">Để </w:t>
      </w:r>
      <w:r w:rsidR="00AC20D3">
        <w:t>nhúng</w:t>
      </w:r>
      <w:r w:rsidR="00AC20D3" w:rsidRPr="001742E3">
        <w:t xml:space="preserve"> </w:t>
      </w:r>
      <w:r w:rsidR="001742E3" w:rsidRPr="001742E3">
        <w:t xml:space="preserve">W3.CSS vào AngularJS hãy thêm dòng sau vào phần </w:t>
      </w:r>
      <w:r w:rsidR="001742E3">
        <w:t>header:</w:t>
      </w:r>
    </w:p>
    <w:p w14:paraId="278A422D" w14:textId="77777777" w:rsidR="001742E3" w:rsidRPr="00900F41" w:rsidRDefault="001742E3" w:rsidP="001742E3">
      <w:pPr>
        <w:pStyle w:val="manguon"/>
      </w:pPr>
      <w:r w:rsidRPr="001742E3">
        <w:t>&lt;link rel="stylesheet" href="https://www.w3schools.com/w3css/4/w3.css"&gt;</w:t>
      </w:r>
    </w:p>
    <w:p w14:paraId="7E196E71" w14:textId="77777777" w:rsidR="0072156C" w:rsidRPr="00900F41" w:rsidRDefault="0072156C" w:rsidP="00AF5BD7">
      <w:pPr>
        <w:pStyle w:val="Heading3"/>
      </w:pPr>
      <w:bookmarkStart w:id="24" w:name="_Toc152895935"/>
      <w:r w:rsidRPr="00900F41">
        <w:t>AngularJS Includes</w:t>
      </w:r>
      <w:bookmarkEnd w:id="24"/>
      <w:r w:rsidRPr="00900F41">
        <w:t xml:space="preserve"> </w:t>
      </w:r>
    </w:p>
    <w:p w14:paraId="30AEEACD" w14:textId="6B3B11B0" w:rsidR="0072156C" w:rsidRPr="00900F41" w:rsidRDefault="0072156C" w:rsidP="00900F41">
      <w:pPr>
        <w:pStyle w:val="ND"/>
      </w:pPr>
      <w:r w:rsidRPr="00900F41">
        <w:t xml:space="preserve">Includes </w:t>
      </w:r>
      <w:r w:rsidRPr="00900F41">
        <w:t xml:space="preserve">trong AngularJS cho phép tái sử dụng </w:t>
      </w:r>
      <w:r w:rsidR="00376BDB">
        <w:t>mã nguồn</w:t>
      </w:r>
      <w:r w:rsidRPr="00900F41">
        <w:t xml:space="preserve">, tạo điều </w:t>
      </w:r>
      <w:r w:rsidR="001E0A96">
        <w:t xml:space="preserve">kiện cho </w:t>
      </w:r>
      <w:r w:rsidRPr="00900F41">
        <w:t>sự lặp lại trong mã nguồn.</w:t>
      </w:r>
    </w:p>
    <w:p w14:paraId="417276CA" w14:textId="77777777" w:rsidR="0072156C" w:rsidRDefault="0072156C" w:rsidP="00900F41">
      <w:pPr>
        <w:pStyle w:val="ND"/>
      </w:pPr>
      <w:r w:rsidRPr="00900F41">
        <w:t xml:space="preserve">Với AngularJS có thể bao gồm nội dung HTML bằng lệnh </w:t>
      </w:r>
      <w:r w:rsidRPr="00E432B6">
        <w:rPr>
          <w:rStyle w:val="codeChar"/>
        </w:rPr>
        <w:t>ng-include</w:t>
      </w:r>
      <w:r w:rsidR="00E01DB0">
        <w:t>.</w:t>
      </w:r>
    </w:p>
    <w:p w14:paraId="5F4405B0" w14:textId="77777777" w:rsidR="00123053" w:rsidRDefault="00123053" w:rsidP="00900F41">
      <w:pPr>
        <w:pStyle w:val="ND"/>
      </w:pPr>
      <w:r>
        <w:t xml:space="preserve">Ví dụ: có một file </w:t>
      </w:r>
      <w:r w:rsidRPr="00E432B6">
        <w:rPr>
          <w:rStyle w:val="codeChar"/>
        </w:rPr>
        <w:t>index.html</w:t>
      </w:r>
      <w:r>
        <w:t xml:space="preserve"> có nội dung là </w:t>
      </w:r>
      <w:r w:rsidRPr="001742E3">
        <w:t>"</w:t>
      </w:r>
      <w:r>
        <w:t>Hello các bạn</w:t>
      </w:r>
      <w:r w:rsidRPr="001742E3">
        <w:t>"</w:t>
      </w:r>
    </w:p>
    <w:p w14:paraId="4F9B16C4" w14:textId="77777777" w:rsidR="00E01DB0" w:rsidRPr="00E01DB0" w:rsidRDefault="00E01DB0" w:rsidP="00E01DB0">
      <w:pPr>
        <w:pStyle w:val="manguon"/>
      </w:pPr>
      <w:r w:rsidRPr="00E01DB0">
        <w:rPr>
          <w:rStyle w:val="tagcolor"/>
        </w:rPr>
        <w:t>&lt;</w:t>
      </w:r>
      <w:r w:rsidRPr="00E01DB0">
        <w:rPr>
          <w:rStyle w:val="tagnamecolor"/>
        </w:rPr>
        <w:t>body</w:t>
      </w:r>
      <w:r w:rsidRPr="00E01DB0">
        <w:rPr>
          <w:rStyle w:val="attributecolor"/>
        </w:rPr>
        <w:t> ng-app</w:t>
      </w:r>
      <w:r w:rsidRPr="00E01DB0">
        <w:rPr>
          <w:rStyle w:val="attributevaluecolor"/>
        </w:rPr>
        <w:t>=""</w:t>
      </w:r>
      <w:r w:rsidRPr="00E01DB0">
        <w:rPr>
          <w:rStyle w:val="tagcolor"/>
        </w:rPr>
        <w:t>&gt;</w:t>
      </w:r>
      <w:r w:rsidRPr="00E01DB0">
        <w:br/>
      </w:r>
      <w:r>
        <w:rPr>
          <w:rStyle w:val="tagcolor"/>
        </w:rPr>
        <w:t xml:space="preserve">  </w:t>
      </w:r>
      <w:r w:rsidRPr="00E01DB0">
        <w:rPr>
          <w:rStyle w:val="tagcolor"/>
        </w:rPr>
        <w:t>&lt;</w:t>
      </w:r>
      <w:r w:rsidRPr="00E01DB0">
        <w:rPr>
          <w:rStyle w:val="tagnamecolor"/>
        </w:rPr>
        <w:t>div</w:t>
      </w:r>
      <w:r w:rsidRPr="00E01DB0">
        <w:rPr>
          <w:rStyle w:val="attributecolor"/>
        </w:rPr>
        <w:t> ng-include</w:t>
      </w:r>
      <w:r w:rsidRPr="00E01DB0">
        <w:rPr>
          <w:rStyle w:val="attributevaluecolor"/>
        </w:rPr>
        <w:t>="</w:t>
      </w:r>
      <w:r w:rsidR="00946B49">
        <w:rPr>
          <w:rStyle w:val="attributevaluecolor"/>
        </w:rPr>
        <w:t>index</w:t>
      </w:r>
      <w:r w:rsidRPr="00E01DB0">
        <w:rPr>
          <w:rStyle w:val="attributevaluecolor"/>
        </w:rPr>
        <w:t>.htm'"</w:t>
      </w:r>
      <w:r w:rsidRPr="00E01DB0">
        <w:rPr>
          <w:rStyle w:val="tagcolor"/>
        </w:rPr>
        <w:t>&gt;&lt;</w:t>
      </w:r>
      <w:r w:rsidRPr="00E01DB0">
        <w:rPr>
          <w:rStyle w:val="tagnamecolor"/>
        </w:rPr>
        <w:t>/div</w:t>
      </w:r>
      <w:r w:rsidRPr="00E01DB0">
        <w:rPr>
          <w:rStyle w:val="tagcolor"/>
        </w:rPr>
        <w:t>&gt;</w:t>
      </w:r>
      <w:r w:rsidRPr="00E01DB0">
        <w:br/>
      </w:r>
      <w:r w:rsidRPr="00E01DB0">
        <w:rPr>
          <w:rStyle w:val="tagcolor"/>
        </w:rPr>
        <w:t>&lt;</w:t>
      </w:r>
      <w:r w:rsidRPr="00E01DB0">
        <w:rPr>
          <w:rStyle w:val="tagnamecolor"/>
        </w:rPr>
        <w:t>/body</w:t>
      </w:r>
      <w:r w:rsidRPr="00E01DB0">
        <w:rPr>
          <w:rStyle w:val="tagcolor"/>
        </w:rPr>
        <w:t>&gt;</w:t>
      </w:r>
    </w:p>
    <w:p w14:paraId="0BC53147" w14:textId="77777777" w:rsidR="00946B49" w:rsidRDefault="00946B49" w:rsidP="00152594">
      <w:pPr>
        <w:pStyle w:val="ND"/>
      </w:pPr>
      <w:r>
        <w:t>Kết quả sẽ được hiển thị như sau.</w:t>
      </w:r>
    </w:p>
    <w:p w14:paraId="27001CA1" w14:textId="77777777" w:rsidR="00946B49" w:rsidRDefault="00946B49" w:rsidP="00946B49">
      <w:pPr>
        <w:pStyle w:val="manguon"/>
      </w:pPr>
      <w:r>
        <w:t>Hello các bạn</w:t>
      </w:r>
    </w:p>
    <w:p w14:paraId="4A5709EE" w14:textId="77777777" w:rsidR="0044296B" w:rsidRPr="00152594" w:rsidRDefault="00702997" w:rsidP="00152594">
      <w:pPr>
        <w:pStyle w:val="ND"/>
      </w:pPr>
      <w:r w:rsidRPr="00152594">
        <w:t xml:space="preserve">Các tệp HTML đưa vào bằng lệnh </w:t>
      </w:r>
      <w:r w:rsidRPr="003912C9">
        <w:rPr>
          <w:rStyle w:val="codeChar"/>
        </w:rPr>
        <w:t xml:space="preserve">ng-include </w:t>
      </w:r>
      <w:r w:rsidRPr="00152594">
        <w:t>cũng có thể chứa mã AngularJS.</w:t>
      </w:r>
    </w:p>
    <w:p w14:paraId="0824C735" w14:textId="77777777" w:rsidR="00A417D5" w:rsidRPr="00152594" w:rsidRDefault="00A417D5" w:rsidP="003912C9">
      <w:pPr>
        <w:pStyle w:val="Heading3"/>
      </w:pPr>
      <w:bookmarkStart w:id="25" w:name="_Toc152895936"/>
      <w:r w:rsidRPr="00152594">
        <w:t>AngularJS Animations</w:t>
      </w:r>
      <w:bookmarkEnd w:id="25"/>
      <w:r w:rsidRPr="00152594">
        <w:t xml:space="preserve"> </w:t>
      </w:r>
    </w:p>
    <w:p w14:paraId="05FAE445" w14:textId="77777777" w:rsidR="0044296B" w:rsidRPr="00152594" w:rsidRDefault="00A417D5" w:rsidP="00152594">
      <w:pPr>
        <w:pStyle w:val="ND"/>
      </w:pPr>
      <w:r w:rsidRPr="00152594">
        <w:t xml:space="preserve">Module </w:t>
      </w:r>
      <w:r w:rsidRPr="003912C9">
        <w:rPr>
          <w:rStyle w:val="codeChar"/>
        </w:rPr>
        <w:t xml:space="preserve">ng-animate </w:t>
      </w:r>
      <w:r w:rsidRPr="00152594">
        <w:t>giúp thêm các hiệu ứng và animations vào giao diện.</w:t>
      </w:r>
    </w:p>
    <w:p w14:paraId="0513DE65" w14:textId="77777777" w:rsidR="00BD6A46" w:rsidRPr="00152594" w:rsidRDefault="00BD6A46" w:rsidP="00152594">
      <w:pPr>
        <w:pStyle w:val="ND"/>
      </w:pPr>
      <w:r w:rsidRPr="00152594">
        <w:t xml:space="preserve">Animations là khi việc chuyển đổi một phần tử HTML mang lại cho </w:t>
      </w:r>
      <w:r w:rsidR="000D4ACA">
        <w:t>người dùng</w:t>
      </w:r>
      <w:r w:rsidRPr="00152594">
        <w:t xml:space="preserve"> ảo giác về chuyển động.</w:t>
      </w:r>
    </w:p>
    <w:p w14:paraId="66478C6D" w14:textId="77777777" w:rsidR="00874B1C" w:rsidRDefault="00874B1C" w:rsidP="00152594">
      <w:pPr>
        <w:pStyle w:val="ND"/>
      </w:pPr>
      <w:r w:rsidRPr="00152594">
        <w:t xml:space="preserve">Để làm cho ứng dụng </w:t>
      </w:r>
      <w:r w:rsidR="008739B0">
        <w:t>có hoạt ảnh thì</w:t>
      </w:r>
      <w:r w:rsidRPr="00152594">
        <w:t xml:space="preserve"> phải bao gồm thư viện AngularJS Animate</w:t>
      </w:r>
      <w:r w:rsidR="00152594">
        <w:t>.</w:t>
      </w:r>
    </w:p>
    <w:p w14:paraId="61E3133A" w14:textId="77777777" w:rsidR="00EE088D" w:rsidRPr="00E70D69" w:rsidRDefault="00E70D69" w:rsidP="00E70D69">
      <w:pPr>
        <w:pStyle w:val="manguon"/>
      </w:pPr>
      <w:r w:rsidRPr="00E70D69">
        <w:rPr>
          <w:rStyle w:val="tagcolor"/>
        </w:rPr>
        <w:t>&lt;</w:t>
      </w:r>
      <w:r w:rsidRPr="00E70D69">
        <w:rPr>
          <w:rStyle w:val="tagnamecolor"/>
        </w:rPr>
        <w:t>script</w:t>
      </w:r>
      <w:r w:rsidRPr="00E70D69">
        <w:rPr>
          <w:rStyle w:val="attributecolor"/>
        </w:rPr>
        <w:t> src</w:t>
      </w:r>
      <w:r w:rsidRPr="00E70D69">
        <w:rPr>
          <w:rStyle w:val="attributevaluecolor"/>
        </w:rPr>
        <w:t>="https://ajax.googleapis.com/ajax/libs/angularjs/1.6.9/angular-animate.js"</w:t>
      </w:r>
      <w:r w:rsidRPr="00E70D69">
        <w:rPr>
          <w:rStyle w:val="tagcolor"/>
        </w:rPr>
        <w:t>&gt;&lt;</w:t>
      </w:r>
      <w:r w:rsidRPr="00E70D69">
        <w:rPr>
          <w:rStyle w:val="tagnamecolor"/>
        </w:rPr>
        <w:t>/script</w:t>
      </w:r>
      <w:r w:rsidRPr="00E70D69">
        <w:rPr>
          <w:rStyle w:val="tagcolor"/>
        </w:rPr>
        <w:t>&gt;</w:t>
      </w:r>
    </w:p>
    <w:p w14:paraId="5F658BE8" w14:textId="77777777" w:rsidR="00454A73" w:rsidRDefault="0029164D" w:rsidP="00454A73">
      <w:pPr>
        <w:pStyle w:val="ND"/>
      </w:pPr>
      <w:r>
        <w:t>Nếu</w:t>
      </w:r>
      <w:r w:rsidRPr="0029164D">
        <w:t xml:space="preserve"> ứng dụng có tên, hãy thêm ngAnimate</w:t>
      </w:r>
      <w:r>
        <w:t xml:space="preserve"> </w:t>
      </w:r>
      <w:r w:rsidRPr="0029164D">
        <w:t>làm phần phụ thuộc trong mô-đun ứng dụng của bạn</w:t>
      </w:r>
      <w:r w:rsidR="00454A73">
        <w:t>.</w:t>
      </w:r>
    </w:p>
    <w:p w14:paraId="55B53C70" w14:textId="77777777" w:rsidR="00BB7481" w:rsidRDefault="00BB7481" w:rsidP="00BB7481">
      <w:pPr>
        <w:pStyle w:val="manguon"/>
      </w:pPr>
      <w:r>
        <w:t>&lt;body ng-app="myApp"&gt;</w:t>
      </w:r>
    </w:p>
    <w:p w14:paraId="24DC89E1" w14:textId="77777777" w:rsidR="00BB7481" w:rsidRDefault="00BB7481" w:rsidP="00BB7481">
      <w:pPr>
        <w:pStyle w:val="manguon"/>
      </w:pPr>
      <w:r>
        <w:t xml:space="preserve">  &lt;h1&gt;Hide the DIV: &lt;input type="checkbox" ng-model="myCheck"&gt;&lt;/h1&gt;</w:t>
      </w:r>
    </w:p>
    <w:p w14:paraId="3BA23383" w14:textId="77777777" w:rsidR="00BB7481" w:rsidRDefault="00BB7481" w:rsidP="00BB7481">
      <w:pPr>
        <w:pStyle w:val="manguon"/>
      </w:pPr>
      <w:r>
        <w:t xml:space="preserve">  &lt;div ng-hide="myCheck"&gt;&lt;/div&gt;</w:t>
      </w:r>
    </w:p>
    <w:p w14:paraId="589EF9F6" w14:textId="77777777" w:rsidR="00BB7481" w:rsidRDefault="00BB7481" w:rsidP="00BB7481">
      <w:pPr>
        <w:pStyle w:val="manguon"/>
      </w:pPr>
      <w:r>
        <w:t xml:space="preserve">  &lt;script&gt;</w:t>
      </w:r>
    </w:p>
    <w:p w14:paraId="65E8363F" w14:textId="77777777" w:rsidR="00BB7481" w:rsidRDefault="00BB7481" w:rsidP="00BB7481">
      <w:pPr>
        <w:pStyle w:val="manguon"/>
      </w:pPr>
      <w:r>
        <w:t xml:space="preserve">    var app = angular.module('myApp', ['ngAnimate']);</w:t>
      </w:r>
    </w:p>
    <w:p w14:paraId="1875ED99" w14:textId="77777777" w:rsidR="00BB7481" w:rsidRDefault="00BB7481" w:rsidP="00BB7481">
      <w:pPr>
        <w:pStyle w:val="manguon"/>
      </w:pPr>
      <w:r>
        <w:t xml:space="preserve">  &lt;/script&gt;</w:t>
      </w:r>
    </w:p>
    <w:p w14:paraId="7F28D0D5" w14:textId="77777777" w:rsidR="00874B1C" w:rsidRPr="00BB7481" w:rsidRDefault="00BB7481" w:rsidP="00BB7481">
      <w:pPr>
        <w:pStyle w:val="manguon"/>
      </w:pPr>
      <w:r>
        <w:lastRenderedPageBreak/>
        <w:t>&lt;/body&gt;</w:t>
      </w:r>
    </w:p>
    <w:p w14:paraId="5BE07BCE" w14:textId="77777777" w:rsidR="00FE47BF" w:rsidRPr="00FB5ADA" w:rsidRDefault="00FE47BF" w:rsidP="002F6942">
      <w:pPr>
        <w:pStyle w:val="Heading3"/>
      </w:pPr>
      <w:bookmarkStart w:id="26" w:name="_Toc152895937"/>
      <w:r w:rsidRPr="00FB5ADA">
        <w:t>AngularJS Routing</w:t>
      </w:r>
      <w:bookmarkEnd w:id="26"/>
      <w:r w:rsidRPr="00FB5ADA">
        <w:t xml:space="preserve"> </w:t>
      </w:r>
    </w:p>
    <w:p w14:paraId="4DFA7490" w14:textId="77777777" w:rsidR="00874B1C" w:rsidRDefault="00FE47BF" w:rsidP="00FB5ADA">
      <w:pPr>
        <w:pStyle w:val="ND"/>
      </w:pPr>
      <w:r w:rsidRPr="00FE47BF">
        <w:t>AngularJS Routing là một phần quan trọng giúp quản lý và định hình các trang trong ứng dụng. Nó cho phép xác định các route và liên kết chúng với các controllers và templates tương ứng, tạo điều kiện cho việc chuyển đổi giữa các trang một cách mượt mà.</w:t>
      </w:r>
    </w:p>
    <w:p w14:paraId="1C569347" w14:textId="77777777" w:rsidR="00874B1C" w:rsidRDefault="00FE47BF" w:rsidP="00FB5ADA">
      <w:pPr>
        <w:pStyle w:val="ND"/>
      </w:pPr>
      <w:r>
        <w:t xml:space="preserve">Module </w:t>
      </w:r>
      <w:r w:rsidRPr="00706CD1">
        <w:rPr>
          <w:rStyle w:val="codeChar"/>
        </w:rPr>
        <w:t>ngRoute</w:t>
      </w:r>
      <w:r>
        <w:t xml:space="preserve"> </w:t>
      </w:r>
      <w:r w:rsidRPr="00FE47BF">
        <w:t xml:space="preserve">giúp ứng dụng trở thành </w:t>
      </w:r>
      <w:r>
        <w:t>ứ</w:t>
      </w:r>
      <w:r w:rsidRPr="00FE47BF">
        <w:t>ng dụng một trang.</w:t>
      </w:r>
    </w:p>
    <w:p w14:paraId="405CD1E6" w14:textId="77777777" w:rsidR="00874B1C" w:rsidRDefault="00E40C01" w:rsidP="00FB5ADA">
      <w:pPr>
        <w:pStyle w:val="ND"/>
      </w:pPr>
      <w:r w:rsidRPr="00E40C01">
        <w:t xml:space="preserve">Nếu muốn điều hướng đến các trang khác nhau trong ứng dụng của mình nhưng cũng muốn ứng dụng đó là SPA không cần tải lại trang, </w:t>
      </w:r>
      <w:r>
        <w:t>ta</w:t>
      </w:r>
      <w:r w:rsidRPr="00E40C01">
        <w:t xml:space="preserve"> có thể sử dụng</w:t>
      </w:r>
      <w:r>
        <w:t xml:space="preserve"> module</w:t>
      </w:r>
      <w:r w:rsidRPr="00E40C01">
        <w:t xml:space="preserve"> </w:t>
      </w:r>
      <w:r w:rsidRPr="00CC014E">
        <w:rPr>
          <w:rStyle w:val="codeChar"/>
        </w:rPr>
        <w:t>ngRoute</w:t>
      </w:r>
      <w:r w:rsidRPr="00E40C01">
        <w:t xml:space="preserve">. </w:t>
      </w:r>
      <w:r w:rsidRPr="00CC014E">
        <w:rPr>
          <w:rStyle w:val="codeChar"/>
        </w:rPr>
        <w:t>ngRoute</w:t>
      </w:r>
      <w:r w:rsidRPr="00E40C01">
        <w:t xml:space="preserve"> định tuyến ứng dụng đến các trang khác nhau mà không cần tải lại toàn bộ ứng dụng.</w:t>
      </w:r>
    </w:p>
    <w:p w14:paraId="43ED4CDB" w14:textId="5524E16B" w:rsidR="00483927" w:rsidRDefault="00483927" w:rsidP="00FB5ADA">
      <w:pPr>
        <w:pStyle w:val="ND"/>
      </w:pPr>
      <w:r>
        <w:t>Để cho ứng dụng đ</w:t>
      </w:r>
      <w:r w:rsidR="002E6249">
        <w:t>ị</w:t>
      </w:r>
      <w:r>
        <w:t>nh tuyến sẳn sang phải thêm thư viện này vào phần header.</w:t>
      </w:r>
    </w:p>
    <w:p w14:paraId="01AA4168" w14:textId="77777777" w:rsidR="00483927" w:rsidRPr="00483927" w:rsidRDefault="00483927" w:rsidP="00483927">
      <w:pPr>
        <w:pStyle w:val="manguon"/>
      </w:pPr>
      <w:r w:rsidRPr="00483927">
        <w:rPr>
          <w:rStyle w:val="tagcolor"/>
        </w:rPr>
        <w:t>&lt;</w:t>
      </w:r>
      <w:r w:rsidRPr="00483927">
        <w:rPr>
          <w:rStyle w:val="tagnamecolor"/>
        </w:rPr>
        <w:t>script</w:t>
      </w:r>
      <w:r w:rsidRPr="00483927">
        <w:rPr>
          <w:rStyle w:val="attributecolor"/>
        </w:rPr>
        <w:t> src</w:t>
      </w:r>
      <w:r w:rsidRPr="00483927">
        <w:rPr>
          <w:rStyle w:val="attributevaluecolor"/>
        </w:rPr>
        <w:t>="https://ajax.googleapis.com/ajax/libs/angularjs/1.6.9/angular-route.js"</w:t>
      </w:r>
      <w:r w:rsidRPr="00483927">
        <w:rPr>
          <w:rStyle w:val="tagcolor"/>
        </w:rPr>
        <w:t>&gt;&lt;</w:t>
      </w:r>
      <w:r w:rsidRPr="00483927">
        <w:rPr>
          <w:rStyle w:val="tagnamecolor"/>
        </w:rPr>
        <w:t>/script</w:t>
      </w:r>
      <w:r w:rsidRPr="00483927">
        <w:rPr>
          <w:rStyle w:val="tagcolor"/>
        </w:rPr>
        <w:t>&gt;</w:t>
      </w:r>
    </w:p>
    <w:p w14:paraId="7B9BF012" w14:textId="77777777" w:rsidR="0015314D" w:rsidRDefault="0015314D" w:rsidP="004B75C4">
      <w:pPr>
        <w:pStyle w:val="ND"/>
      </w:pPr>
      <w:r>
        <w:t xml:space="preserve">Và sau đó phải thêm phần </w:t>
      </w:r>
      <w:r w:rsidRPr="0015314D">
        <w:rPr>
          <w:rStyle w:val="codeChar"/>
        </w:rPr>
        <w:t>ngRoute</w:t>
      </w:r>
      <w:r>
        <w:t xml:space="preserve"> phụ thuộc vào mô-đun của ứng dụng.</w:t>
      </w:r>
    </w:p>
    <w:p w14:paraId="2855D2B6" w14:textId="77777777" w:rsidR="0015314D" w:rsidRDefault="0015314D" w:rsidP="0015314D">
      <w:pPr>
        <w:pStyle w:val="manguon"/>
      </w:pPr>
      <w:r w:rsidRPr="0015314D">
        <w:t>var app = angular.module("myApp", ["ngRoute"]);</w:t>
      </w:r>
    </w:p>
    <w:p w14:paraId="7F814BFB" w14:textId="77777777" w:rsidR="004B75C4" w:rsidRDefault="00B61748" w:rsidP="004B75C4">
      <w:pPr>
        <w:pStyle w:val="ND"/>
      </w:pPr>
      <w:r w:rsidRPr="00B61748">
        <w:t xml:space="preserve">Sử dụng </w:t>
      </w:r>
      <w:r w:rsidRPr="00424A39">
        <w:rPr>
          <w:rStyle w:val="codeChar"/>
        </w:rPr>
        <w:t>$routeProvider</w:t>
      </w:r>
      <w:r>
        <w:t xml:space="preserve"> </w:t>
      </w:r>
      <w:r w:rsidRPr="00B61748">
        <w:t>để định cấu hình các tuyến khác nhau trong ứng dụng</w:t>
      </w:r>
      <w:r>
        <w:t>.</w:t>
      </w:r>
      <w:r w:rsidR="004B75C4">
        <w:t xml:space="preserve"> Kết quả là khi chuyển trang khác thì không cần tải lại trang.</w:t>
      </w:r>
    </w:p>
    <w:p w14:paraId="1E4CE169" w14:textId="77777777" w:rsidR="00B61748" w:rsidRPr="00C51F87" w:rsidRDefault="00B61748" w:rsidP="00C51F87">
      <w:pPr>
        <w:pStyle w:val="ND"/>
      </w:pPr>
      <w:r w:rsidRPr="00C51F87">
        <w:t xml:space="preserve">Ứng dụng cần một vùng chứa để đặt nội dung do định tuyến cung cấp. </w:t>
      </w:r>
    </w:p>
    <w:p w14:paraId="06702B20" w14:textId="77777777" w:rsidR="00B61748" w:rsidRPr="00C51F87" w:rsidRDefault="00B61748" w:rsidP="00C51F87">
      <w:pPr>
        <w:pStyle w:val="ND"/>
      </w:pPr>
      <w:r w:rsidRPr="00C51F87">
        <w:t xml:space="preserve">Vùng chứa này là </w:t>
      </w:r>
      <w:r w:rsidRPr="00C929D3">
        <w:rPr>
          <w:rStyle w:val="codeChar"/>
        </w:rPr>
        <w:t>ng-view</w:t>
      </w:r>
      <w:r w:rsidRPr="00C51F87">
        <w:t xml:space="preserve">. </w:t>
      </w:r>
    </w:p>
    <w:p w14:paraId="18332406" w14:textId="77777777" w:rsidR="00F02D68" w:rsidRDefault="00B61748" w:rsidP="00C51F87">
      <w:pPr>
        <w:pStyle w:val="ND"/>
      </w:pPr>
      <w:r w:rsidRPr="00C51F87">
        <w:t xml:space="preserve">Có ba cách khác nhau để đưa </w:t>
      </w:r>
      <w:r w:rsidRPr="00C929D3">
        <w:rPr>
          <w:rStyle w:val="codeChar"/>
        </w:rPr>
        <w:t>ng-view</w:t>
      </w:r>
      <w:r w:rsidRPr="00C51F87">
        <w:t xml:space="preserve"> vào ứng dụng .</w:t>
      </w:r>
    </w:p>
    <w:p w14:paraId="7CF9B2E6" w14:textId="77777777" w:rsidR="00C51F87" w:rsidRPr="00C51F87" w:rsidRDefault="00C51F87" w:rsidP="00C51F87">
      <w:pPr>
        <w:pStyle w:val="ND"/>
      </w:pPr>
      <w:r>
        <w:t>Cách 1</w:t>
      </w:r>
    </w:p>
    <w:p w14:paraId="12510EA7" w14:textId="77777777" w:rsidR="00C51F87" w:rsidRDefault="00C51F87" w:rsidP="00C51F87">
      <w:pPr>
        <w:pStyle w:val="manguon"/>
        <w:rPr>
          <w:rStyle w:val="tagcolor"/>
        </w:rPr>
      </w:pPr>
      <w:r w:rsidRPr="00C51F87">
        <w:rPr>
          <w:rStyle w:val="tagcolor"/>
        </w:rPr>
        <w:t>&lt;</w:t>
      </w:r>
      <w:r w:rsidRPr="00C51F87">
        <w:rPr>
          <w:rStyle w:val="tagnamecolor"/>
        </w:rPr>
        <w:t>div</w:t>
      </w:r>
      <w:r w:rsidRPr="00C51F87">
        <w:rPr>
          <w:rStyle w:val="attributecolor"/>
        </w:rPr>
        <w:t> ng-view</w:t>
      </w:r>
      <w:r w:rsidRPr="00C51F87">
        <w:rPr>
          <w:rStyle w:val="tagcolor"/>
        </w:rPr>
        <w:t>&gt;&lt;</w:t>
      </w:r>
      <w:r w:rsidRPr="00C51F87">
        <w:rPr>
          <w:rStyle w:val="tagnamecolor"/>
        </w:rPr>
        <w:t>/div</w:t>
      </w:r>
      <w:r w:rsidRPr="00C51F87">
        <w:rPr>
          <w:rStyle w:val="tagcolor"/>
        </w:rPr>
        <w:t>&gt;</w:t>
      </w:r>
    </w:p>
    <w:p w14:paraId="4AABE220" w14:textId="77777777" w:rsidR="00C51F87" w:rsidRPr="00C51F87" w:rsidRDefault="00C51F87" w:rsidP="00C51F87">
      <w:pPr>
        <w:pStyle w:val="ND"/>
      </w:pPr>
      <w:r>
        <w:t>Cách 2</w:t>
      </w:r>
    </w:p>
    <w:p w14:paraId="3F0ECE13" w14:textId="77777777" w:rsidR="00C51F87" w:rsidRDefault="00C51F87" w:rsidP="00C51F87">
      <w:pPr>
        <w:pStyle w:val="manguon"/>
        <w:rPr>
          <w:rStyle w:val="tagcolor"/>
        </w:rPr>
      </w:pPr>
      <w:r w:rsidRPr="00C51F87">
        <w:rPr>
          <w:rStyle w:val="tagcolor"/>
        </w:rPr>
        <w:t>&lt;</w:t>
      </w:r>
      <w:r w:rsidRPr="00C51F87">
        <w:rPr>
          <w:rStyle w:val="tagnamecolor"/>
        </w:rPr>
        <w:t>ng-view</w:t>
      </w:r>
      <w:r w:rsidRPr="00C51F87">
        <w:rPr>
          <w:rStyle w:val="tagcolor"/>
        </w:rPr>
        <w:t>&gt;&lt;</w:t>
      </w:r>
      <w:r w:rsidRPr="00C51F87">
        <w:rPr>
          <w:rStyle w:val="tagnamecolor"/>
        </w:rPr>
        <w:t>/ng-view</w:t>
      </w:r>
      <w:r w:rsidRPr="00C51F87">
        <w:rPr>
          <w:rStyle w:val="tagcolor"/>
        </w:rPr>
        <w:t>&gt;</w:t>
      </w:r>
    </w:p>
    <w:p w14:paraId="360490AF" w14:textId="77777777" w:rsidR="00C51F87" w:rsidRPr="00C51F87" w:rsidRDefault="00C51F87" w:rsidP="00C51F87">
      <w:pPr>
        <w:pStyle w:val="ND"/>
      </w:pPr>
      <w:r>
        <w:t>Cách 3</w:t>
      </w:r>
    </w:p>
    <w:p w14:paraId="682F64FC" w14:textId="77777777" w:rsidR="0044296B" w:rsidRPr="002175F9" w:rsidRDefault="00C51F87" w:rsidP="00F9673F">
      <w:pPr>
        <w:pStyle w:val="manguon"/>
      </w:pPr>
      <w:r w:rsidRPr="00C51F87">
        <w:rPr>
          <w:rStyle w:val="tagcolor"/>
        </w:rPr>
        <w:t>&lt;</w:t>
      </w:r>
      <w:r w:rsidRPr="00C51F87">
        <w:rPr>
          <w:rStyle w:val="tagnamecolor"/>
        </w:rPr>
        <w:t>div</w:t>
      </w:r>
      <w:r w:rsidRPr="00C51F87">
        <w:rPr>
          <w:rStyle w:val="attributecolor"/>
        </w:rPr>
        <w:t> class</w:t>
      </w:r>
      <w:r w:rsidRPr="00C51F87">
        <w:rPr>
          <w:rStyle w:val="attributevaluecolor"/>
        </w:rPr>
        <w:t>="ng-view"</w:t>
      </w:r>
      <w:r w:rsidRPr="00C51F87">
        <w:rPr>
          <w:rStyle w:val="tagcolor"/>
        </w:rPr>
        <w:t>&gt;&lt;</w:t>
      </w:r>
      <w:r w:rsidRPr="00C51F87">
        <w:rPr>
          <w:rStyle w:val="tagnamecolor"/>
        </w:rPr>
        <w:t>/div</w:t>
      </w:r>
      <w:r w:rsidRPr="00C51F87">
        <w:rPr>
          <w:rStyle w:val="tagcolor"/>
        </w:rPr>
        <w:t>&gt;</w:t>
      </w:r>
    </w:p>
    <w:p w14:paraId="7D420876" w14:textId="77777777" w:rsidR="00A740F1" w:rsidRDefault="008C6E27" w:rsidP="007700EF">
      <w:pPr>
        <w:pStyle w:val="Heading2"/>
      </w:pPr>
      <w:bookmarkStart w:id="27" w:name="_Toc152895939"/>
      <w:r w:rsidRPr="00587DF5">
        <w:lastRenderedPageBreak/>
        <w:t>PHP</w:t>
      </w:r>
      <w:r w:rsidR="00C12602" w:rsidRPr="00587DF5">
        <w:t xml:space="preserve"> &amp; MySQL</w:t>
      </w:r>
      <w:bookmarkEnd w:id="27"/>
    </w:p>
    <w:p w14:paraId="694B8CCD" w14:textId="77777777" w:rsidR="00C174C8" w:rsidRPr="00301D5B" w:rsidRDefault="00301D5B" w:rsidP="002C229D">
      <w:pPr>
        <w:pStyle w:val="Heading3"/>
      </w:pPr>
      <w:bookmarkStart w:id="28" w:name="_Toc152895940"/>
      <w:r w:rsidRPr="00301D5B">
        <w:t>PHP Connect to MySQL</w:t>
      </w:r>
      <w:bookmarkEnd w:id="28"/>
    </w:p>
    <w:p w14:paraId="12659115" w14:textId="77777777" w:rsidR="002C229D" w:rsidRPr="002C229D" w:rsidRDefault="002C229D" w:rsidP="002C229D">
      <w:pPr>
        <w:pStyle w:val="ND"/>
        <w:rPr>
          <w:b/>
          <w:bCs w:val="0"/>
        </w:rPr>
      </w:pPr>
      <w:r w:rsidRPr="002C229D">
        <w:rPr>
          <w:b/>
          <w:bCs w:val="0"/>
        </w:rPr>
        <w:t>Mở kết nối tới MySQL</w:t>
      </w:r>
    </w:p>
    <w:p w14:paraId="5D7B88BA" w14:textId="77777777" w:rsidR="002C229D" w:rsidRDefault="00356B7F" w:rsidP="00E86078">
      <w:pPr>
        <w:pStyle w:val="ND"/>
      </w:pPr>
      <w:r w:rsidRPr="00356B7F">
        <w:t>Trước khi có thể truy cập dữ liệu trong cơ sở dữ liệu MySQL</w:t>
      </w:r>
      <w:r>
        <w:t xml:space="preserve"> cần phải kết nối với máy chủ.</w:t>
      </w:r>
    </w:p>
    <w:p w14:paraId="673926F4" w14:textId="77777777" w:rsidR="008149FC" w:rsidRDefault="008149FC" w:rsidP="00E86078">
      <w:pPr>
        <w:pStyle w:val="ND"/>
      </w:pPr>
      <w:r>
        <w:t>Kết nối với MySQL bằng PHP.</w:t>
      </w:r>
    </w:p>
    <w:p w14:paraId="16984140" w14:textId="77777777" w:rsidR="008149FC" w:rsidRPr="008149FC" w:rsidRDefault="008149FC" w:rsidP="008149FC">
      <w:pPr>
        <w:pStyle w:val="manguon"/>
      </w:pPr>
      <w:r w:rsidRPr="008149FC">
        <w:rPr>
          <w:rStyle w:val="phptagcolor"/>
        </w:rPr>
        <w:t>&lt;?php</w:t>
      </w:r>
      <w:r w:rsidRPr="008149FC">
        <w:br/>
        <w:t>$servername = </w:t>
      </w:r>
      <w:r w:rsidRPr="008149FC">
        <w:rPr>
          <w:rStyle w:val="phpstringcolor"/>
        </w:rPr>
        <w:t>"localhost"</w:t>
      </w:r>
      <w:r w:rsidRPr="008149FC">
        <w:t>;</w:t>
      </w:r>
      <w:r w:rsidRPr="008149FC">
        <w:br/>
        <w:t>$username = </w:t>
      </w:r>
      <w:r w:rsidRPr="008149FC">
        <w:rPr>
          <w:rStyle w:val="phpstringcolor"/>
        </w:rPr>
        <w:t>"username"</w:t>
      </w:r>
      <w:r w:rsidRPr="008149FC">
        <w:t>;</w:t>
      </w:r>
      <w:r w:rsidRPr="008149FC">
        <w:br/>
        <w:t>$password = </w:t>
      </w:r>
      <w:r w:rsidRPr="008149FC">
        <w:rPr>
          <w:rStyle w:val="phpstringcolor"/>
        </w:rPr>
        <w:t>"password"</w:t>
      </w:r>
      <w:r w:rsidRPr="008149FC">
        <w:t>;</w:t>
      </w:r>
      <w:r w:rsidRPr="008149FC">
        <w:br/>
      </w:r>
      <w:r w:rsidRPr="008149FC">
        <w:br/>
      </w:r>
      <w:r w:rsidRPr="008149FC">
        <w:rPr>
          <w:rStyle w:val="commentcolor"/>
        </w:rPr>
        <w:t>// Create connection</w:t>
      </w:r>
      <w:r w:rsidRPr="008149FC">
        <w:br/>
        <w:t>$conn = </w:t>
      </w:r>
      <w:r w:rsidRPr="008149FC">
        <w:rPr>
          <w:rStyle w:val="phpkeywordcolor"/>
        </w:rPr>
        <w:t>new</w:t>
      </w:r>
      <w:r w:rsidRPr="008149FC">
        <w:t> mysqli($servername, $username, $password);</w:t>
      </w:r>
      <w:r w:rsidRPr="008149FC">
        <w:br/>
      </w:r>
      <w:r w:rsidRPr="008149FC">
        <w:br/>
      </w:r>
      <w:r w:rsidRPr="008149FC">
        <w:rPr>
          <w:rStyle w:val="commentcolor"/>
        </w:rPr>
        <w:t>// Check connection</w:t>
      </w:r>
      <w:r w:rsidRPr="008149FC">
        <w:br/>
      </w:r>
      <w:r w:rsidRPr="008149FC">
        <w:rPr>
          <w:rStyle w:val="phpkeywordcolor"/>
        </w:rPr>
        <w:t>if</w:t>
      </w:r>
      <w:r w:rsidRPr="008149FC">
        <w:t> ($conn-&gt;connect_error) {</w:t>
      </w:r>
      <w:r w:rsidRPr="008149FC">
        <w:br/>
        <w:t>  </w:t>
      </w:r>
      <w:r w:rsidRPr="008149FC">
        <w:rPr>
          <w:rStyle w:val="phpkeywordcolor"/>
        </w:rPr>
        <w:t>die</w:t>
      </w:r>
      <w:r w:rsidRPr="008149FC">
        <w:t>(</w:t>
      </w:r>
      <w:r w:rsidRPr="008149FC">
        <w:rPr>
          <w:rStyle w:val="phpstringcolor"/>
        </w:rPr>
        <w:t>"Connection failed: "</w:t>
      </w:r>
      <w:r w:rsidRPr="008149FC">
        <w:t> . $conn-&gt;connect_error);</w:t>
      </w:r>
      <w:r w:rsidRPr="008149FC">
        <w:br/>
        <w:t>}</w:t>
      </w:r>
      <w:r w:rsidRPr="008149FC">
        <w:br/>
      </w:r>
      <w:r w:rsidRPr="008149FC">
        <w:rPr>
          <w:rStyle w:val="phpkeywordcolor"/>
        </w:rPr>
        <w:t>echo</w:t>
      </w:r>
      <w:r w:rsidRPr="008149FC">
        <w:t> </w:t>
      </w:r>
      <w:r w:rsidRPr="008149FC">
        <w:rPr>
          <w:rStyle w:val="phpstringcolor"/>
        </w:rPr>
        <w:t>"Connected successfully"</w:t>
      </w:r>
      <w:r w:rsidRPr="008149FC">
        <w:t>;</w:t>
      </w:r>
      <w:r w:rsidRPr="008149FC">
        <w:br/>
      </w:r>
      <w:r w:rsidRPr="008149FC">
        <w:rPr>
          <w:rStyle w:val="phptagcolor"/>
        </w:rPr>
        <w:t>?&gt;</w:t>
      </w:r>
    </w:p>
    <w:p w14:paraId="6A0BE939" w14:textId="77777777" w:rsidR="004A76C9" w:rsidRDefault="004A76C9" w:rsidP="00E86078">
      <w:pPr>
        <w:pStyle w:val="ND"/>
      </w:pPr>
      <w:r>
        <w:t xml:space="preserve">Đoạn mã trên được </w:t>
      </w:r>
      <w:r w:rsidR="00EA7FCA">
        <w:t>dùng</w:t>
      </w:r>
      <w:r>
        <w:t xml:space="preserve"> để tạo kết nối với MySQL bằng MySQLi trong PHP</w:t>
      </w:r>
      <w:r w:rsidR="00EA7FCA">
        <w:t>.</w:t>
      </w:r>
    </w:p>
    <w:p w14:paraId="65FF19A7" w14:textId="77777777" w:rsidR="008E674B" w:rsidRDefault="00DD0D7C" w:rsidP="008E674B">
      <w:pPr>
        <w:pStyle w:val="ND"/>
      </w:pPr>
      <w:r>
        <w:t>C</w:t>
      </w:r>
      <w:r w:rsidRPr="00DD0D7C">
        <w:t xml:space="preserve">ác biến </w:t>
      </w:r>
      <w:r w:rsidRPr="00675120">
        <w:rPr>
          <w:rStyle w:val="codeChar"/>
        </w:rPr>
        <w:t>$servername</w:t>
      </w:r>
      <w:r w:rsidRPr="00DD0D7C">
        <w:t xml:space="preserve">, </w:t>
      </w:r>
      <w:r w:rsidRPr="00675120">
        <w:rPr>
          <w:rStyle w:val="codeChar"/>
        </w:rPr>
        <w:t>$username</w:t>
      </w:r>
      <w:r>
        <w:t xml:space="preserve"> </w:t>
      </w:r>
      <w:r w:rsidRPr="00DD0D7C">
        <w:t xml:space="preserve">và </w:t>
      </w:r>
      <w:r w:rsidRPr="00675120">
        <w:rPr>
          <w:rStyle w:val="codeChar"/>
        </w:rPr>
        <w:t>$password</w:t>
      </w:r>
      <w:r w:rsidRPr="00DD0D7C">
        <w:t xml:space="preserve"> được khai báo để lưu trữ thông tin kết nối tới cơ sở dữ liệu</w:t>
      </w:r>
      <w:r>
        <w:t>.</w:t>
      </w:r>
    </w:p>
    <w:p w14:paraId="068815BB" w14:textId="77777777" w:rsidR="008E674B" w:rsidRDefault="008E674B" w:rsidP="008E674B">
      <w:pPr>
        <w:pStyle w:val="ND"/>
      </w:pPr>
      <w:r>
        <w:t>H</w:t>
      </w:r>
      <w:r w:rsidRPr="008E674B">
        <w:t xml:space="preserve">àm new </w:t>
      </w:r>
      <w:r w:rsidRPr="00675120">
        <w:rPr>
          <w:rStyle w:val="codeChar"/>
        </w:rPr>
        <w:t xml:space="preserve">mysqli() </w:t>
      </w:r>
      <w:r w:rsidRPr="008E674B">
        <w:t xml:space="preserve">được gọi với các tham số là </w:t>
      </w:r>
      <w:r w:rsidRPr="00675120">
        <w:rPr>
          <w:rStyle w:val="codeChar"/>
        </w:rPr>
        <w:t>$servername</w:t>
      </w:r>
      <w:r w:rsidRPr="008E674B">
        <w:t xml:space="preserve">, </w:t>
      </w:r>
      <w:r w:rsidRPr="00675120">
        <w:rPr>
          <w:rStyle w:val="codeChar"/>
        </w:rPr>
        <w:t xml:space="preserve">$username </w:t>
      </w:r>
      <w:r w:rsidRPr="008E674B">
        <w:t xml:space="preserve">và </w:t>
      </w:r>
      <w:r w:rsidRPr="00675120">
        <w:rPr>
          <w:rStyle w:val="codeChar"/>
        </w:rPr>
        <w:t xml:space="preserve">$password </w:t>
      </w:r>
      <w:r w:rsidRPr="008E674B">
        <w:t>để tạo ra một đối tượng kết nối MySQL mới</w:t>
      </w:r>
      <w:r>
        <w:t xml:space="preserve"> và được lưu trong biến </w:t>
      </w:r>
      <w:r w:rsidRPr="00675120">
        <w:rPr>
          <w:rStyle w:val="codeChar"/>
        </w:rPr>
        <w:t>$conn</w:t>
      </w:r>
      <w:r>
        <w:t>.</w:t>
      </w:r>
    </w:p>
    <w:p w14:paraId="2DB6564A" w14:textId="77777777" w:rsidR="00CA6B51" w:rsidRDefault="00CA6B51" w:rsidP="008E674B">
      <w:pPr>
        <w:pStyle w:val="ND"/>
        <w:rPr>
          <w:rStyle w:val="phpstringcolor"/>
        </w:rPr>
      </w:pPr>
      <w:r>
        <w:t>H</w:t>
      </w:r>
      <w:r w:rsidRPr="00CA6B51">
        <w:t xml:space="preserve">àm </w:t>
      </w:r>
      <w:r w:rsidRPr="00675120">
        <w:rPr>
          <w:rStyle w:val="codeChar"/>
        </w:rPr>
        <w:t xml:space="preserve">$conn-&gt;connect_error </w:t>
      </w:r>
      <w:r w:rsidRPr="00CA6B51">
        <w:t>được sử dụng để kiểm tra xem kết nối đã thành công hay không</w:t>
      </w:r>
      <w:r w:rsidR="00675120">
        <w:t xml:space="preserve">. Nếu lỗi thì thì </w:t>
      </w:r>
      <w:r w:rsidR="00675120" w:rsidRPr="00675120">
        <w:rPr>
          <w:rStyle w:val="codeChar"/>
        </w:rPr>
        <w:t xml:space="preserve">connect_error </w:t>
      </w:r>
      <w:r w:rsidR="00675120">
        <w:t xml:space="preserve">trả về chuổi mô tả lỗi, nếu thành công thì </w:t>
      </w:r>
      <w:r w:rsidR="00675120" w:rsidRPr="00675120">
        <w:rPr>
          <w:rStyle w:val="codeChar"/>
        </w:rPr>
        <w:t xml:space="preserve">Connected successfully </w:t>
      </w:r>
      <w:r w:rsidR="00675120">
        <w:rPr>
          <w:rStyle w:val="phpstringcolor"/>
        </w:rPr>
        <w:t xml:space="preserve">sẽ được hiển thị thông qua lệnh </w:t>
      </w:r>
      <w:r w:rsidR="00675120" w:rsidRPr="00675120">
        <w:rPr>
          <w:rStyle w:val="codeChar"/>
        </w:rPr>
        <w:t>echo</w:t>
      </w:r>
      <w:r w:rsidR="00675120">
        <w:rPr>
          <w:rStyle w:val="phpstringcolor"/>
        </w:rPr>
        <w:t>.</w:t>
      </w:r>
    </w:p>
    <w:p w14:paraId="471926EE" w14:textId="77777777" w:rsidR="00675120" w:rsidRDefault="00675120" w:rsidP="008E674B">
      <w:pPr>
        <w:pStyle w:val="ND"/>
        <w:rPr>
          <w:rStyle w:val="phpstringcolor"/>
          <w:b/>
          <w:bCs w:val="0"/>
        </w:rPr>
      </w:pPr>
      <w:r w:rsidRPr="00675120">
        <w:rPr>
          <w:rStyle w:val="phpstringcolor"/>
          <w:b/>
          <w:bCs w:val="0"/>
        </w:rPr>
        <w:t>Đóng kết nối</w:t>
      </w:r>
    </w:p>
    <w:p w14:paraId="2AF74E55" w14:textId="77777777" w:rsidR="00675120" w:rsidRDefault="00E736F5" w:rsidP="008E674B">
      <w:pPr>
        <w:pStyle w:val="ND"/>
      </w:pPr>
      <w:r w:rsidRPr="00E736F5">
        <w:t>Kết nối sẽ tự động bị đóng khi tập lệnh kết thúc. Để đóng kết nối trước hãy sử dụng như sau</w:t>
      </w:r>
      <w:r>
        <w:t>.</w:t>
      </w:r>
    </w:p>
    <w:p w14:paraId="6C84CC7F" w14:textId="77777777" w:rsidR="00E736F5" w:rsidRPr="00E736F5" w:rsidRDefault="00E736F5" w:rsidP="00E736F5">
      <w:pPr>
        <w:pStyle w:val="manguon"/>
      </w:pPr>
      <w:r w:rsidRPr="00E736F5">
        <w:t>$conn-&gt;close();</w:t>
      </w:r>
    </w:p>
    <w:p w14:paraId="3DA61820" w14:textId="60ABC4A3" w:rsidR="004A76C9" w:rsidRDefault="003261EF" w:rsidP="003261EF">
      <w:pPr>
        <w:pStyle w:val="Heading3"/>
      </w:pPr>
      <w:bookmarkStart w:id="29" w:name="_Toc152895941"/>
      <w:r w:rsidRPr="003261EF">
        <w:t>PHP Create a MySQL Database</w:t>
      </w:r>
      <w:bookmarkEnd w:id="29"/>
      <w:ins w:id="30" w:author="Trung Nghia" w:date="2024-01-02T09:03:00Z">
        <w:r w:rsidR="00376BDB">
          <w:t xml:space="preserve"> </w:t>
        </w:r>
      </w:ins>
    </w:p>
    <w:p w14:paraId="27F8645C" w14:textId="77777777" w:rsidR="0042130E" w:rsidRDefault="0042130E" w:rsidP="0042130E">
      <w:pPr>
        <w:pStyle w:val="ND"/>
      </w:pPr>
      <w:r w:rsidRPr="0042130E">
        <w:t>Câu lệnh CREATE DATABASE được sử dụng để tạo cơ sở dữ liệu trong MySQL.</w:t>
      </w:r>
    </w:p>
    <w:p w14:paraId="7F2EE400" w14:textId="77777777" w:rsidR="003261EF" w:rsidRDefault="0042130E" w:rsidP="0042130E">
      <w:pPr>
        <w:pStyle w:val="ND"/>
      </w:pPr>
      <w:r>
        <w:lastRenderedPageBreak/>
        <w:t xml:space="preserve">Ví </w:t>
      </w:r>
      <w:r w:rsidRPr="0042130E">
        <w:t>dụ</w:t>
      </w:r>
      <w:r>
        <w:t>:</w:t>
      </w:r>
      <w:r w:rsidRPr="0042130E">
        <w:t xml:space="preserve"> tạo cơ sở dữ liệu có tên "myDB"</w:t>
      </w:r>
      <w:r>
        <w:t>.</w:t>
      </w:r>
    </w:p>
    <w:p w14:paraId="44EDD840" w14:textId="77777777" w:rsidR="001778FA" w:rsidRPr="0042130E" w:rsidRDefault="001778FA" w:rsidP="001778FA">
      <w:pPr>
        <w:pStyle w:val="manguon"/>
      </w:pPr>
      <w:r w:rsidRPr="0042130E">
        <w:rPr>
          <w:rStyle w:val="phptagcolor"/>
        </w:rPr>
        <w:t>&lt;?php</w:t>
      </w:r>
      <w:r w:rsidRPr="0042130E">
        <w:br/>
        <w:t>$servername = </w:t>
      </w:r>
      <w:r w:rsidRPr="0042130E">
        <w:rPr>
          <w:rStyle w:val="phpstringcolor"/>
        </w:rPr>
        <w:t>"localhost"</w:t>
      </w:r>
      <w:r w:rsidRPr="0042130E">
        <w:t>;</w:t>
      </w:r>
      <w:r w:rsidRPr="0042130E">
        <w:br/>
        <w:t>$username = </w:t>
      </w:r>
      <w:r w:rsidRPr="0042130E">
        <w:rPr>
          <w:rStyle w:val="phpstringcolor"/>
        </w:rPr>
        <w:t>"username"</w:t>
      </w:r>
      <w:r w:rsidRPr="0042130E">
        <w:t>;</w:t>
      </w:r>
      <w:r w:rsidRPr="0042130E">
        <w:br/>
        <w:t>$password = </w:t>
      </w:r>
      <w:r w:rsidRPr="0042130E">
        <w:rPr>
          <w:rStyle w:val="phpstringcolor"/>
        </w:rPr>
        <w:t>"password"</w:t>
      </w:r>
      <w:r w:rsidRPr="0042130E">
        <w:t>;</w:t>
      </w:r>
      <w:r w:rsidRPr="0042130E">
        <w:br/>
      </w:r>
      <w:r w:rsidRPr="0042130E">
        <w:br/>
      </w:r>
      <w:r w:rsidRPr="0042130E">
        <w:rPr>
          <w:rStyle w:val="commentcolor"/>
        </w:rPr>
        <w:t>// Create connection</w:t>
      </w:r>
      <w:r w:rsidRPr="0042130E">
        <w:br/>
        <w:t>$conn = </w:t>
      </w:r>
      <w:r w:rsidRPr="0042130E">
        <w:rPr>
          <w:rStyle w:val="phpkeywordcolor"/>
        </w:rPr>
        <w:t>new</w:t>
      </w:r>
      <w:r w:rsidRPr="0042130E">
        <w:t> mysqli($servername, $username, $password);</w:t>
      </w:r>
      <w:r w:rsidRPr="0042130E">
        <w:br/>
      </w:r>
      <w:r w:rsidRPr="0042130E">
        <w:rPr>
          <w:rStyle w:val="commentcolor"/>
        </w:rPr>
        <w:t>// Check connection</w:t>
      </w:r>
      <w:r w:rsidRPr="0042130E">
        <w:br/>
      </w:r>
      <w:r w:rsidRPr="0042130E">
        <w:rPr>
          <w:rStyle w:val="phpkeywordcolor"/>
        </w:rPr>
        <w:t>if</w:t>
      </w:r>
      <w:r w:rsidRPr="0042130E">
        <w:t> ($conn-&gt;connect_error) {</w:t>
      </w:r>
      <w:r w:rsidRPr="0042130E">
        <w:br/>
        <w:t>  </w:t>
      </w:r>
      <w:r w:rsidRPr="0042130E">
        <w:rPr>
          <w:rStyle w:val="phpkeywordcolor"/>
        </w:rPr>
        <w:t>die</w:t>
      </w:r>
      <w:r w:rsidRPr="0042130E">
        <w:t>(</w:t>
      </w:r>
      <w:r w:rsidRPr="0042130E">
        <w:rPr>
          <w:rStyle w:val="phpstringcolor"/>
        </w:rPr>
        <w:t>"Connection failed: "</w:t>
      </w:r>
      <w:r w:rsidRPr="0042130E">
        <w:t> . $conn-&gt;connect_error);</w:t>
      </w:r>
      <w:r w:rsidRPr="0042130E">
        <w:br/>
        <w:t>}</w:t>
      </w:r>
      <w:r w:rsidRPr="0042130E">
        <w:br/>
      </w:r>
      <w:r w:rsidRPr="0042130E">
        <w:br/>
      </w:r>
      <w:r w:rsidRPr="0042130E">
        <w:rPr>
          <w:rStyle w:val="commentcolor"/>
        </w:rPr>
        <w:t>// Create database</w:t>
      </w:r>
      <w:r w:rsidRPr="0042130E">
        <w:br/>
        <w:t>$sql = </w:t>
      </w:r>
      <w:r w:rsidRPr="0042130E">
        <w:rPr>
          <w:rStyle w:val="phpstringcolor"/>
        </w:rPr>
        <w:t>"CREATE DATABASE myDB"</w:t>
      </w:r>
      <w:r w:rsidRPr="0042130E">
        <w:t>;</w:t>
      </w:r>
      <w:r w:rsidRPr="0042130E">
        <w:br/>
      </w:r>
      <w:r w:rsidRPr="0042130E">
        <w:rPr>
          <w:rStyle w:val="phpkeywordcolor"/>
        </w:rPr>
        <w:t>if</w:t>
      </w:r>
      <w:r w:rsidRPr="0042130E">
        <w:t> ($conn-&gt;query($sql) === TRUE) {</w:t>
      </w:r>
      <w:r w:rsidRPr="0042130E">
        <w:br/>
        <w:t>  </w:t>
      </w:r>
      <w:r w:rsidRPr="0042130E">
        <w:rPr>
          <w:rStyle w:val="phpkeywordcolor"/>
        </w:rPr>
        <w:t>echo</w:t>
      </w:r>
      <w:r w:rsidRPr="0042130E">
        <w:t> </w:t>
      </w:r>
      <w:r w:rsidRPr="0042130E">
        <w:rPr>
          <w:rStyle w:val="phpstringcolor"/>
        </w:rPr>
        <w:t>"Database created successfully"</w:t>
      </w:r>
      <w:r w:rsidRPr="0042130E">
        <w:t>;</w:t>
      </w:r>
      <w:r w:rsidRPr="0042130E">
        <w:br/>
        <w:t>} </w:t>
      </w:r>
      <w:r w:rsidRPr="0042130E">
        <w:rPr>
          <w:rStyle w:val="phpkeywordcolor"/>
        </w:rPr>
        <w:t>else</w:t>
      </w:r>
      <w:r w:rsidRPr="0042130E">
        <w:t> {</w:t>
      </w:r>
      <w:r w:rsidRPr="0042130E">
        <w:br/>
        <w:t>  </w:t>
      </w:r>
      <w:r w:rsidRPr="0042130E">
        <w:rPr>
          <w:rStyle w:val="phpkeywordcolor"/>
        </w:rPr>
        <w:t>echo</w:t>
      </w:r>
      <w:r w:rsidRPr="0042130E">
        <w:t> </w:t>
      </w:r>
      <w:r w:rsidRPr="0042130E">
        <w:rPr>
          <w:rStyle w:val="phpstringcolor"/>
        </w:rPr>
        <w:t>"Error creating database: "</w:t>
      </w:r>
      <w:r w:rsidRPr="0042130E">
        <w:t> . $conn-&gt;error;</w:t>
      </w:r>
      <w:r w:rsidRPr="0042130E">
        <w:br/>
        <w:t>}</w:t>
      </w:r>
      <w:r w:rsidRPr="0042130E">
        <w:br/>
      </w:r>
      <w:r w:rsidRPr="0042130E">
        <w:br/>
        <w:t>$conn-&gt;close();</w:t>
      </w:r>
      <w:r w:rsidRPr="0042130E">
        <w:br/>
      </w:r>
      <w:r w:rsidRPr="0042130E">
        <w:rPr>
          <w:rStyle w:val="phptagcolor"/>
        </w:rPr>
        <w:t>?&gt;</w:t>
      </w:r>
    </w:p>
    <w:p w14:paraId="738DD9A7" w14:textId="77777777" w:rsidR="004D0C34" w:rsidRDefault="004D0C34" w:rsidP="00EA1E63">
      <w:pPr>
        <w:pStyle w:val="ND"/>
      </w:pPr>
      <w:r w:rsidRPr="004D0C34">
        <w:t>Đoạn mã PHP trên được sử dụng để tạo một cơ sở dữ liệu MySQL mới trong hệ thống.</w:t>
      </w:r>
      <w:r>
        <w:t xml:space="preserve"> Câu truy vấn </w:t>
      </w:r>
      <w:r w:rsidRPr="004D0C34">
        <w:t>"CREATE DATABASE myDB"</w:t>
      </w:r>
      <w:r>
        <w:t xml:space="preserve"> được khai báo trong biến </w:t>
      </w:r>
      <w:r w:rsidRPr="00964250">
        <w:rPr>
          <w:rStyle w:val="codeChar"/>
        </w:rPr>
        <w:t>$sql</w:t>
      </w:r>
      <w:r>
        <w:t xml:space="preserve">. Câu truy vấn được thực thi bằng </w:t>
      </w:r>
      <w:r w:rsidRPr="00964250">
        <w:rPr>
          <w:rStyle w:val="codeChar"/>
        </w:rPr>
        <w:t>$conn-&gt;query($sql)</w:t>
      </w:r>
      <w:r>
        <w:t xml:space="preserve">, nếu truy vấn thành công thì phương thức query trả về true và </w:t>
      </w:r>
      <w:r w:rsidRPr="004D0C34">
        <w:t>"Database created successfully"</w:t>
      </w:r>
      <w:r>
        <w:t xml:space="preserve"> sẽ được hiển thị.</w:t>
      </w:r>
      <w:r w:rsidR="00964250">
        <w:t xml:space="preserve"> Nếu lỗi thì phương thức query sẽ trả về false và báo lỗi chi tiết thông qua </w:t>
      </w:r>
      <w:r w:rsidR="00964250" w:rsidRPr="00964250">
        <w:rPr>
          <w:rStyle w:val="codeChar"/>
        </w:rPr>
        <w:t>echo "Error</w:t>
      </w:r>
      <w:r w:rsidR="00964250" w:rsidRPr="00964250">
        <w:t xml:space="preserve"> </w:t>
      </w:r>
      <w:r w:rsidR="00964250" w:rsidRPr="00964250">
        <w:rPr>
          <w:rStyle w:val="codeChar"/>
        </w:rPr>
        <w:t>creating database: " . $conn-&gt;error</w:t>
      </w:r>
      <w:r w:rsidR="00964250" w:rsidRPr="00964250">
        <w:t>.</w:t>
      </w:r>
    </w:p>
    <w:p w14:paraId="23E3C3AC" w14:textId="77777777" w:rsidR="00296E2D" w:rsidRDefault="00296E2D" w:rsidP="00296E2D">
      <w:pPr>
        <w:pStyle w:val="Heading3"/>
      </w:pPr>
      <w:bookmarkStart w:id="31" w:name="_Toc152895942"/>
      <w:r w:rsidRPr="00296E2D">
        <w:t>PHP MySQL Create Table</w:t>
      </w:r>
      <w:bookmarkEnd w:id="31"/>
    </w:p>
    <w:p w14:paraId="73D65574" w14:textId="77777777" w:rsidR="00F16AA9" w:rsidRDefault="00F16AA9" w:rsidP="0042130E">
      <w:pPr>
        <w:pStyle w:val="ND"/>
      </w:pPr>
      <w:r w:rsidRPr="00F16AA9">
        <w:t xml:space="preserve">Câu lệnh CREATE TABLE được sử dụng để tạo bảng trong MySQL. </w:t>
      </w:r>
    </w:p>
    <w:p w14:paraId="00993749" w14:textId="77777777" w:rsidR="004D0C34" w:rsidRDefault="00F16AA9" w:rsidP="0042130E">
      <w:pPr>
        <w:pStyle w:val="ND"/>
      </w:pPr>
      <w:r>
        <w:t>T</w:t>
      </w:r>
      <w:r w:rsidRPr="00F16AA9">
        <w:t>ôi sẽ tạo một bảng có tên "MyGuests" với năm cột: "id", "firstname", "lastname", "email" và "reg_date"</w:t>
      </w:r>
      <w:r w:rsidR="009E61A3">
        <w:t>.</w:t>
      </w:r>
    </w:p>
    <w:p w14:paraId="10EA8D9D" w14:textId="77777777" w:rsidR="00E0394B" w:rsidRPr="00E0394B" w:rsidRDefault="00E0394B" w:rsidP="00E0394B">
      <w:pPr>
        <w:pStyle w:val="manguon"/>
      </w:pPr>
      <w:r w:rsidRPr="00E0394B">
        <w:t>CREATE TABLE MyGuests (</w:t>
      </w:r>
      <w:r w:rsidRPr="00E0394B">
        <w:br/>
        <w:t>id INT(6) UNSIGNED AUTO_INCREMENT PRIMARY KEY,</w:t>
      </w:r>
      <w:r w:rsidRPr="00E0394B">
        <w:br/>
        <w:t>firstname VARCHAR(30) NOT NULL,</w:t>
      </w:r>
      <w:r w:rsidRPr="00E0394B">
        <w:br/>
        <w:t>lastname VARCHAR(30) NOT NULL,</w:t>
      </w:r>
      <w:r w:rsidRPr="00E0394B">
        <w:br/>
        <w:t>email VARCHAR(50),</w:t>
      </w:r>
      <w:r w:rsidRPr="00E0394B">
        <w:br/>
        <w:t>reg_date TIMESTAMP DEFAULT CURRENT_TIMESTAMP ON UPDATE CURRENT_TIMESTAMP</w:t>
      </w:r>
      <w:r w:rsidRPr="00E0394B">
        <w:br/>
        <w:t>)</w:t>
      </w:r>
    </w:p>
    <w:p w14:paraId="11478C51" w14:textId="77777777" w:rsidR="00296E2D" w:rsidRDefault="001B67E9" w:rsidP="0042130E">
      <w:pPr>
        <w:pStyle w:val="ND"/>
      </w:pPr>
      <w:r>
        <w:t>C</w:t>
      </w:r>
      <w:r w:rsidR="00905852" w:rsidRPr="00905852">
        <w:t>âu truy vấn trên tạo ra một bảng "MyGuests" với các cột id, firstname, lastname, email và reg_date, định nghĩa các ràng buộc và thuộc tính cho từng cột.</w:t>
      </w:r>
    </w:p>
    <w:p w14:paraId="00DEBAF6" w14:textId="77777777" w:rsidR="007D4F47" w:rsidRDefault="007D4F47" w:rsidP="007D4F47">
      <w:pPr>
        <w:pStyle w:val="Heading3"/>
      </w:pPr>
      <w:bookmarkStart w:id="32" w:name="_Toc152895943"/>
      <w:r w:rsidRPr="007D4F47">
        <w:lastRenderedPageBreak/>
        <w:t>PHP MySQL Insert Data</w:t>
      </w:r>
      <w:bookmarkEnd w:id="32"/>
    </w:p>
    <w:p w14:paraId="7BB71BAF" w14:textId="77777777" w:rsidR="007D4F47" w:rsidRDefault="007D4F47" w:rsidP="007D4F47">
      <w:pPr>
        <w:pStyle w:val="ND"/>
      </w:pPr>
      <w:r w:rsidRPr="007D4F47">
        <w:t xml:space="preserve">Sau khi cơ sở dữ liệu và bảng được tạo, </w:t>
      </w:r>
      <w:r>
        <w:t>ta</w:t>
      </w:r>
      <w:r w:rsidRPr="007D4F47">
        <w:t xml:space="preserve"> có thể bắt đầu thêm dữ liệu vào.</w:t>
      </w:r>
    </w:p>
    <w:p w14:paraId="3AAE067E" w14:textId="77777777" w:rsidR="00B4610E" w:rsidRDefault="00B4610E" w:rsidP="007D4F47">
      <w:pPr>
        <w:pStyle w:val="ND"/>
      </w:pPr>
      <w:r w:rsidRPr="00B4610E">
        <w:t>Câu lệnh INSERT INTO được sử dụng để thêm bản ghi mới vào bảng MySQL</w:t>
      </w:r>
      <w:r>
        <w:t>.</w:t>
      </w:r>
    </w:p>
    <w:p w14:paraId="413BEB69" w14:textId="77777777" w:rsidR="00B05750" w:rsidRPr="00707184" w:rsidRDefault="00707184" w:rsidP="00707184">
      <w:pPr>
        <w:pStyle w:val="manguon"/>
      </w:pPr>
      <w:r w:rsidRPr="00707184">
        <w:t>INSERT INTO MyGuests (firstname, lastname, email)</w:t>
      </w:r>
      <w:r w:rsidRPr="00707184">
        <w:br/>
        <w:t>VALUES ('</w:t>
      </w:r>
      <w:r>
        <w:t>Trung</w:t>
      </w:r>
      <w:r w:rsidRPr="00707184">
        <w:t>', '</w:t>
      </w:r>
      <w:r>
        <w:t>Nghia</w:t>
      </w:r>
      <w:r w:rsidRPr="00707184">
        <w:t>', '</w:t>
      </w:r>
      <w:r>
        <w:t>trungnghia@gmail</w:t>
      </w:r>
      <w:r w:rsidRPr="00707184">
        <w:t>.com')</w:t>
      </w:r>
    </w:p>
    <w:p w14:paraId="32C2FA9B" w14:textId="77777777" w:rsidR="00E0394B" w:rsidRDefault="00DB2802" w:rsidP="00DB2802">
      <w:pPr>
        <w:pStyle w:val="ND"/>
      </w:pPr>
      <w:r w:rsidRPr="00DB2802">
        <w:t>Sau khi câu truy vấn được thực thi</w:t>
      </w:r>
      <w:r w:rsidR="00271603">
        <w:t xml:space="preserve"> nếu thành công thì các giá trị tương ứng sẽ được chèn vào</w:t>
      </w:r>
      <w:r w:rsidR="00271603" w:rsidRPr="00271603">
        <w:t xml:space="preserve"> "MyGuests"</w:t>
      </w:r>
      <w:r w:rsidR="00271603">
        <w:t>.</w:t>
      </w:r>
    </w:p>
    <w:p w14:paraId="7D14CF84" w14:textId="77777777" w:rsidR="00CE15D5" w:rsidRPr="00DB2802" w:rsidRDefault="00CE15D5" w:rsidP="00CE15D5">
      <w:pPr>
        <w:pStyle w:val="Heading3"/>
      </w:pPr>
      <w:bookmarkStart w:id="33" w:name="_Toc152895944"/>
      <w:r w:rsidRPr="00CE15D5">
        <w:t>PHP MySQL Get Last Inserted ID</w:t>
      </w:r>
      <w:bookmarkEnd w:id="33"/>
    </w:p>
    <w:p w14:paraId="2269F889" w14:textId="77777777" w:rsidR="00CE15D5" w:rsidRDefault="00CE15D5" w:rsidP="0042130E">
      <w:pPr>
        <w:pStyle w:val="ND"/>
      </w:pPr>
      <w:r w:rsidRPr="00CE15D5">
        <w:t xml:space="preserve">Nếu thực hiện chèn hoặc cập nhật trên bảng có trường AUTO_INCREMENT, chúng tôi có thể nhận được ID của bản ghi được chèn/cập nhật cuối cùng ngay lập tức. </w:t>
      </w:r>
    </w:p>
    <w:p w14:paraId="567063BA" w14:textId="77777777" w:rsidR="00296E2D" w:rsidRDefault="00CE15D5" w:rsidP="0042130E">
      <w:pPr>
        <w:pStyle w:val="ND"/>
      </w:pPr>
      <w:r w:rsidRPr="00CE15D5">
        <w:t>Trong bảng "MyGuests" cột "id" là trường AUTO_INCREMENT</w:t>
      </w:r>
      <w:r w:rsidR="00A53853">
        <w:t>.</w:t>
      </w:r>
    </w:p>
    <w:p w14:paraId="30AECD1C" w14:textId="77777777" w:rsidR="00CE15D5" w:rsidRPr="00F95EA0" w:rsidRDefault="00F95EA0" w:rsidP="00F95EA0">
      <w:pPr>
        <w:pStyle w:val="manguon"/>
      </w:pPr>
      <w:r w:rsidRPr="00F95EA0">
        <w:t>CREATE TABLE MyGuests (</w:t>
      </w:r>
      <w:r w:rsidRPr="00F95EA0">
        <w:br/>
        <w:t>id INT(6) UNSIGNED AUTO_INCREMENT PRIMARY KEY,</w:t>
      </w:r>
      <w:r w:rsidRPr="00F95EA0">
        <w:br/>
        <w:t>firstname VARCHAR(30) NOT NULL,</w:t>
      </w:r>
      <w:r w:rsidRPr="00F95EA0">
        <w:br/>
        <w:t>lastname VARCHAR(30) NOT NULL,</w:t>
      </w:r>
      <w:r w:rsidRPr="00F95EA0">
        <w:br/>
        <w:t>email VARCHAR(50),</w:t>
      </w:r>
      <w:r w:rsidRPr="00F95EA0">
        <w:br/>
        <w:t>reg_date TIMESTAMP DEFAULT CURRENT_TIMESTAMP ON UPDATE CURRENT_TIMESTAMP</w:t>
      </w:r>
      <w:r w:rsidRPr="00F95EA0">
        <w:br/>
        <w:t>)</w:t>
      </w:r>
    </w:p>
    <w:p w14:paraId="3CFF6C49" w14:textId="77777777" w:rsidR="00D8205D" w:rsidRDefault="00E72291" w:rsidP="00E72291">
      <w:pPr>
        <w:pStyle w:val="Heading3"/>
      </w:pPr>
      <w:bookmarkStart w:id="34" w:name="_Toc152895945"/>
      <w:r w:rsidRPr="00E72291">
        <w:t>PHP MySQL Select Data</w:t>
      </w:r>
      <w:bookmarkEnd w:id="34"/>
    </w:p>
    <w:p w14:paraId="2DEA0071" w14:textId="77777777" w:rsidR="00E72291" w:rsidRDefault="00E72291" w:rsidP="0042130E">
      <w:pPr>
        <w:pStyle w:val="ND"/>
      </w:pPr>
      <w:r w:rsidRPr="00E72291">
        <w:t>Câu lệnh SELECT được sử dụng để chọn dữ liệu từ một hoặc nhiều bảng</w:t>
      </w:r>
      <w:r>
        <w:t>.</w:t>
      </w:r>
    </w:p>
    <w:p w14:paraId="051FB350" w14:textId="77777777" w:rsidR="00E72291" w:rsidRDefault="00E72291" w:rsidP="00E72291">
      <w:pPr>
        <w:pStyle w:val="manguon"/>
      </w:pPr>
      <w:r w:rsidRPr="00E72291">
        <w:t>SELECT id, firstname, lastname FROM MyGuests</w:t>
      </w:r>
    </w:p>
    <w:p w14:paraId="2C2EC9BF" w14:textId="77777777" w:rsidR="00E72291" w:rsidRDefault="00E72291" w:rsidP="0042130E">
      <w:pPr>
        <w:pStyle w:val="ND"/>
      </w:pPr>
      <w:r>
        <w:t>H</w:t>
      </w:r>
      <w:r w:rsidRPr="00E72291">
        <w:t>oặc có thể sử dụng ký tự * để chọn tất cả các cột từ một bảng</w:t>
      </w:r>
      <w:r>
        <w:t>.</w:t>
      </w:r>
    </w:p>
    <w:p w14:paraId="19FE7B62" w14:textId="77777777" w:rsidR="00E72291" w:rsidRDefault="00E72291" w:rsidP="00E72291">
      <w:pPr>
        <w:pStyle w:val="manguon"/>
      </w:pPr>
      <w:r w:rsidRPr="00E72291">
        <w:t>SELECT * FROM MyGuests</w:t>
      </w:r>
    </w:p>
    <w:p w14:paraId="52D00DA8" w14:textId="77777777" w:rsidR="00E72291" w:rsidRDefault="003B0A77" w:rsidP="003B0A77">
      <w:pPr>
        <w:pStyle w:val="Heading3"/>
      </w:pPr>
      <w:bookmarkStart w:id="35" w:name="_Toc152895946"/>
      <w:r w:rsidRPr="003B0A77">
        <w:t>PHP MySQL Use The WHERE Clause</w:t>
      </w:r>
      <w:bookmarkEnd w:id="35"/>
    </w:p>
    <w:p w14:paraId="12A8C292" w14:textId="77777777" w:rsidR="00D8205D" w:rsidRDefault="003B0A77" w:rsidP="0042130E">
      <w:pPr>
        <w:pStyle w:val="ND"/>
      </w:pPr>
      <w:r w:rsidRPr="003B0A77">
        <w:t>Mệnh đề WHERE được sử dụng để lọc các bản ghi. Mệnh đề WHERE được sử dụng để chỉ trích xuất những bản ghi đáp ứng một điều kiện đã chỉ định.</w:t>
      </w:r>
    </w:p>
    <w:p w14:paraId="6F3D1B06" w14:textId="77777777" w:rsidR="00EF7642" w:rsidRDefault="00EF7642" w:rsidP="00EF7642">
      <w:pPr>
        <w:pStyle w:val="manguon"/>
      </w:pPr>
      <w:r w:rsidRPr="00EF7642">
        <w:t>SELECT id, firstname, lastname FROM MyGuests WHERE lastname='</w:t>
      </w:r>
      <w:r>
        <w:t>Nghia</w:t>
      </w:r>
      <w:r w:rsidRPr="00EF7642">
        <w:t>'</w:t>
      </w:r>
    </w:p>
    <w:p w14:paraId="1642BA08" w14:textId="77777777" w:rsidR="003B0A77" w:rsidRDefault="001F110B" w:rsidP="001F110B">
      <w:pPr>
        <w:pStyle w:val="Heading3"/>
      </w:pPr>
      <w:bookmarkStart w:id="36" w:name="_Toc152895947"/>
      <w:r w:rsidRPr="001F110B">
        <w:t>PHP MySQL Use The ORDER BY Clause</w:t>
      </w:r>
      <w:bookmarkEnd w:id="36"/>
    </w:p>
    <w:p w14:paraId="18E77A55" w14:textId="77777777" w:rsidR="003B0A77" w:rsidRDefault="00A63543" w:rsidP="00FB551A">
      <w:pPr>
        <w:pStyle w:val="ND"/>
      </w:pPr>
      <w:r w:rsidRPr="00A63543">
        <w:t>Mệnh đề ORDER BY được sử dụng để sắp xếp tập kết quả theo thứ tự tăng dần hoặc giảm dần. Mệnh đề ORDER BY mặc định sắp xếp các bản ghi theo thứ tự tăng dần. Để sắp xếp các bản ghi theo thứ tự giảm dần hãy sử dụng từ khóa DESC.</w:t>
      </w:r>
    </w:p>
    <w:p w14:paraId="034CD5EA" w14:textId="77777777" w:rsidR="009F7940" w:rsidRDefault="009F7940" w:rsidP="009F7940">
      <w:pPr>
        <w:pStyle w:val="manguon"/>
      </w:pPr>
      <w:r w:rsidRPr="009F7940">
        <w:t>SELECT id, firstname, lastname FROM MyGuests ORDER BY lastname</w:t>
      </w:r>
    </w:p>
    <w:p w14:paraId="35B72CFA" w14:textId="77777777" w:rsidR="00A63543" w:rsidRDefault="0075574E" w:rsidP="0075574E">
      <w:pPr>
        <w:pStyle w:val="Heading3"/>
      </w:pPr>
      <w:bookmarkStart w:id="37" w:name="_Toc152895948"/>
      <w:r w:rsidRPr="0075574E">
        <w:lastRenderedPageBreak/>
        <w:t>PHP MySQL Delete Data</w:t>
      </w:r>
      <w:bookmarkEnd w:id="37"/>
    </w:p>
    <w:p w14:paraId="4F454ACA" w14:textId="77777777" w:rsidR="001F110B" w:rsidRDefault="00C116B3" w:rsidP="0042130E">
      <w:pPr>
        <w:pStyle w:val="ND"/>
      </w:pPr>
      <w:r w:rsidRPr="00C116B3">
        <w:t>Câu lệnh DELETE được sử dụng để xóa các bản ghi khỏi bảng</w:t>
      </w:r>
      <w:r>
        <w:t>.</w:t>
      </w:r>
    </w:p>
    <w:p w14:paraId="3052FB4E" w14:textId="77777777" w:rsidR="00D8205D" w:rsidRDefault="00AF6C96" w:rsidP="00AF6C96">
      <w:pPr>
        <w:pStyle w:val="manguon"/>
      </w:pPr>
      <w:r w:rsidRPr="00AF6C96">
        <w:t>DELETE FROM MyGuests WHERE id=</w:t>
      </w:r>
      <w:r>
        <w:t>1</w:t>
      </w:r>
    </w:p>
    <w:p w14:paraId="7A7FA398" w14:textId="77777777" w:rsidR="00D8205D" w:rsidRDefault="00CC5B01" w:rsidP="00CC5B01">
      <w:pPr>
        <w:pStyle w:val="Heading3"/>
      </w:pPr>
      <w:bookmarkStart w:id="38" w:name="_Toc152895949"/>
      <w:r w:rsidRPr="00CC5B01">
        <w:t>PHP MySQL Update Data</w:t>
      </w:r>
      <w:bookmarkEnd w:id="38"/>
    </w:p>
    <w:p w14:paraId="0DB3EA45" w14:textId="77777777" w:rsidR="00D25615" w:rsidRDefault="00CC5B01" w:rsidP="0042130E">
      <w:pPr>
        <w:pStyle w:val="ND"/>
      </w:pPr>
      <w:r w:rsidRPr="00CC5B01">
        <w:t>Câu lệnh UPDATE được sử dụng để cập nhật các bản ghi hiện có trong bảng</w:t>
      </w:r>
      <w:r>
        <w:t>.</w:t>
      </w:r>
    </w:p>
    <w:p w14:paraId="4A2F09D8" w14:textId="77777777" w:rsidR="001778FA" w:rsidRDefault="00CC5B01" w:rsidP="00B3190C">
      <w:pPr>
        <w:pStyle w:val="manguon"/>
      </w:pPr>
      <w:r w:rsidRPr="00CC5B01">
        <w:t>UPDATE MyGuests SET lastname='</w:t>
      </w:r>
      <w:r>
        <w:t>Nghia</w:t>
      </w:r>
      <w:r w:rsidRPr="00CC5B01">
        <w:t>' WHERE id=</w:t>
      </w:r>
      <w:r>
        <w:t>1</w:t>
      </w:r>
    </w:p>
    <w:p w14:paraId="099986D4" w14:textId="77777777" w:rsidR="00E86078" w:rsidRDefault="00915589" w:rsidP="00E86078">
      <w:pPr>
        <w:pStyle w:val="Heading2"/>
      </w:pPr>
      <w:bookmarkStart w:id="39" w:name="_Toc152895950"/>
      <w:r>
        <w:t>Kết luận</w:t>
      </w:r>
      <w:bookmarkEnd w:id="39"/>
    </w:p>
    <w:p w14:paraId="61D620F2" w14:textId="77777777" w:rsidR="00E86078" w:rsidRPr="00E86078" w:rsidRDefault="00A117B8" w:rsidP="00E91DB4">
      <w:pPr>
        <w:pStyle w:val="ND"/>
      </w:pPr>
      <w:r w:rsidRPr="00A117B8">
        <w:t>AngularJS là một framework JavaScript của Google giúp xây dựng ứng dụng web động. Nó sử dụng mô hình MVC để quản lý dữ liệu và tương tác</w:t>
      </w:r>
      <w:r w:rsidR="00DA5137">
        <w:t xml:space="preserve"> với</w:t>
      </w:r>
      <w:r w:rsidRPr="00A117B8">
        <w:t xml:space="preserve"> người dùng</w:t>
      </w:r>
      <w:r w:rsidR="00DA5137">
        <w:t>,</w:t>
      </w:r>
      <w:r w:rsidRPr="00A117B8">
        <w:t xml:space="preserve"> kết hợp với khả năng liên kết dữ liệu giúp tối ưu hóa hiệu suất phát triển. PHP là một ngôn ngữ lập trình phía server mạnh mẽ thường được sử dụng để xử lý logic back-end trong ứng dụng web. MySQL là hệ quản trị cơ sở dữ liệu phổ biến tương thích với PHP giúp lưu trữ và truy xuất dữ liệu hiệu quả. </w:t>
      </w:r>
      <w:r w:rsidR="00DA5137">
        <w:t>Sự k</w:t>
      </w:r>
      <w:r w:rsidRPr="00A117B8">
        <w:t>ết hợp</w:t>
      </w:r>
      <w:r w:rsidR="00DA5137">
        <w:t xml:space="preserve"> giữa</w:t>
      </w:r>
      <w:r w:rsidRPr="00A117B8">
        <w:t xml:space="preserve"> AngularJS, PHP và MySQL có thể xây dựng</w:t>
      </w:r>
      <w:r w:rsidR="00DA5137">
        <w:t xml:space="preserve"> một</w:t>
      </w:r>
      <w:r w:rsidRPr="00A117B8">
        <w:t xml:space="preserve"> ứng dụng web</w:t>
      </w:r>
      <w:r w:rsidR="00DA5137">
        <w:t xml:space="preserve"> động,</w:t>
      </w:r>
      <w:r w:rsidRPr="00A117B8">
        <w:t xml:space="preserve"> kết nối</w:t>
      </w:r>
      <w:r w:rsidR="00DA5137">
        <w:t xml:space="preserve"> giữa</w:t>
      </w:r>
      <w:r w:rsidRPr="00A117B8">
        <w:t xml:space="preserve"> front-end và back-end một cách linh hoạt</w:t>
      </w:r>
      <w:r w:rsidR="00475499">
        <w:t xml:space="preserve"> để</w:t>
      </w:r>
      <w:r w:rsidRPr="00A117B8">
        <w:t xml:space="preserve"> mang lại trải nghiệm người dùng tốt và quản lý dữ liệu hiệu quả trên nền tảng web.</w:t>
      </w:r>
    </w:p>
    <w:p w14:paraId="6EBACB03" w14:textId="77777777" w:rsidR="007A413C" w:rsidRPr="006D455F" w:rsidRDefault="00915589">
      <w:pPr>
        <w:pStyle w:val="Heading1"/>
        <w:pPrChange w:id="40" w:author="Trung Nghia" w:date="2024-01-02T09:03:00Z">
          <w:pPr>
            <w:pStyle w:val="ND"/>
          </w:pPr>
        </w:pPrChange>
      </w:pPr>
      <w:r>
        <w:br w:type="page"/>
      </w:r>
      <w:bookmarkStart w:id="41" w:name="_Toc152895951"/>
      <w:r w:rsidR="00555825" w:rsidRPr="006D455F">
        <w:lastRenderedPageBreak/>
        <w:t>HIỆN THỰC HÓA NGHIÊN CỨU</w:t>
      </w:r>
      <w:bookmarkEnd w:id="41"/>
    </w:p>
    <w:p w14:paraId="0F0B2FE6" w14:textId="77777777" w:rsidR="007A413C" w:rsidRDefault="00040D7F" w:rsidP="00587DF5">
      <w:pPr>
        <w:pStyle w:val="ND"/>
      </w:pPr>
      <w:r w:rsidRPr="009A5E85">
        <w:rPr>
          <w:highlight w:val="yellow"/>
        </w:rPr>
        <w:t>(</w:t>
      </w:r>
      <w:r w:rsidR="00555825" w:rsidRPr="009A5E85">
        <w:rPr>
          <w:highlight w:val="yellow"/>
        </w:rPr>
        <w:t>Mô tả các bước nghiên cứu đã tiến hành, các bản thiết kế, cách thức cài đặt chương trình hoặc hiện thực hóa nghiên cứu. Đối với các đề tài ứng dụng có kết quả là sản phẩm phần mềm phải có hồ sơ thiết kế, cài đặt, ... theo các dạng lược đồ, mô hình phổ biến trong ngành.</w:t>
      </w:r>
      <w:r w:rsidR="00A76AC7" w:rsidRPr="009A5E85">
        <w:rPr>
          <w:highlight w:val="yellow"/>
        </w:rPr>
        <w:t xml:space="preserve"> Nội dung đặc tả nhu cầu, phân tích thiết kế hệ thống cũng thể hiện trong chương này.</w:t>
      </w:r>
      <w:r w:rsidRPr="009A5E85">
        <w:rPr>
          <w:highlight w:val="yellow"/>
        </w:rPr>
        <w:t>)</w:t>
      </w:r>
    </w:p>
    <w:p w14:paraId="3B393D22" w14:textId="77777777" w:rsidR="00721876" w:rsidRDefault="00721876" w:rsidP="00AB4419">
      <w:pPr>
        <w:pStyle w:val="Heading2"/>
      </w:pPr>
      <w:bookmarkStart w:id="42" w:name="_Toc152895952"/>
      <w:r>
        <w:t>Mô tả bài toán</w:t>
      </w:r>
      <w:bookmarkEnd w:id="42"/>
    </w:p>
    <w:p w14:paraId="1DEB0C22" w14:textId="34A6CD76" w:rsidR="008F1851" w:rsidRPr="00F813FE" w:rsidDel="009B5387" w:rsidRDefault="00B64E2E" w:rsidP="00F91644">
      <w:pPr>
        <w:pStyle w:val="ND"/>
        <w:rPr>
          <w:del w:id="43" w:author="Trung Nghia" w:date="2024-01-02T09:15:00Z"/>
        </w:rPr>
      </w:pPr>
      <w:r>
        <w:t>Về mục tiêu sẽ</w:t>
      </w:r>
      <w:r>
        <w:rPr>
          <w:b/>
          <w:bCs w:val="0"/>
        </w:rPr>
        <w:t xml:space="preserve"> </w:t>
      </w:r>
      <w:r>
        <w:t>x</w:t>
      </w:r>
      <w:r w:rsidR="008F1851">
        <w:t xml:space="preserve">ây dựng một trang web </w:t>
      </w:r>
      <w:r w:rsidR="004C6585">
        <w:t>giới thiệu về</w:t>
      </w:r>
      <w:r w:rsidR="00B073E6">
        <w:t xml:space="preserve"> điện</w:t>
      </w:r>
      <w:r w:rsidR="008F1851">
        <w:t xml:space="preserve"> thoại di động sử dụng AngularJS để tạo giao diện người dùng tương tác. Trang web này sẽ cho phép người dùng xem các sản phẩm điện thoại di động</w:t>
      </w:r>
      <w:r w:rsidR="004C6585">
        <w:t xml:space="preserve"> và thực hiện được một số thao tác</w:t>
      </w:r>
      <w:r>
        <w:t xml:space="preserve"> như xem sản phẩm theo hãng, lọc theo giá</w:t>
      </w:r>
      <w:r w:rsidR="006A78D0">
        <w:t>, tìm kiếm và đăng nhập</w:t>
      </w:r>
      <w:r w:rsidR="008F1851">
        <w:t>.</w:t>
      </w:r>
      <w:r w:rsidR="000E53AF">
        <w:t xml:space="preserve"> Về giao diện người dùng sẽ có: trang chủ hiển thị danh sách các sản phẩm điện thoại mới nhất của cửa hàng, </w:t>
      </w:r>
      <w:r w:rsidR="00D1792B">
        <w:t xml:space="preserve">danh mục hiển thị danh sách sản phẩm theo từng </w:t>
      </w:r>
      <w:r w:rsidR="00F85419">
        <w:t>hãng, sản phẩm chi tiết hiển thị thông tin chi tiết của một sản phẩm, chức năng lọc theo giá</w:t>
      </w:r>
      <w:r w:rsidR="006A3993">
        <w:t xml:space="preserve"> và hiển thị các sản phẩm theo tầm giá đã chọn</w:t>
      </w:r>
      <w:r w:rsidR="00F85419">
        <w:t xml:space="preserve">, chức năng tìm kiếm và </w:t>
      </w:r>
      <w:r w:rsidR="006A3993">
        <w:t xml:space="preserve">hiển thị các sản phẩm theo yêu cầu tìm kiếm, </w:t>
      </w:r>
      <w:r w:rsidR="00F85419">
        <w:t>chức năng đăng nhập</w:t>
      </w:r>
      <w:r w:rsidR="006A3993">
        <w:t xml:space="preserve"> cho người dùng đăng nhập vào tài khoảng người quản trị</w:t>
      </w:r>
      <w:r w:rsidR="00F85419">
        <w:t>.</w:t>
      </w:r>
      <w:r w:rsidR="00F91644">
        <w:t xml:space="preserve"> Về giao diện người quản trị sẽ có các chức năng: thêm thương hiệu sẽ hiện thị thương hiệu </w:t>
      </w:r>
      <w:r w:rsidR="00E663E0">
        <w:t>đ</w:t>
      </w:r>
      <w:r w:rsidR="00F91644">
        <w:t xml:space="preserve">ã thêm có thể thêm xóa sửa, thêm sản phẩm sẽ hiển thị sản phẩm đã thêm có thể thêm xóa sửa, thêm người dùng sẽ hiển thị người dùng đã thêm có thể thêm xóa sửa, </w:t>
      </w:r>
      <w:r w:rsidR="0049554C">
        <w:t xml:space="preserve">thống kê sản phẩm để thống kê số lượng sản phẩm đang có của từng hãng, </w:t>
      </w:r>
      <w:r w:rsidR="00F91644">
        <w:t xml:space="preserve">đăng xuất sẽ đăng xuất khỏi trang người quản trị và trở về trang chủ. </w:t>
      </w:r>
      <w:r w:rsidR="008F1851">
        <w:t>Kết nối với API để lấy dữ liệu sản</w:t>
      </w:r>
      <w:r w:rsidR="003B3B8D">
        <w:t xml:space="preserve"> phẩm</w:t>
      </w:r>
      <w:r w:rsidR="00DD3987">
        <w:t xml:space="preserve"> bằng PHP và</w:t>
      </w:r>
      <w:r w:rsidR="003B3B8D">
        <w:t xml:space="preserve"> sữ dụng AngularJS để hiển thị sản phẩm lên trang web</w:t>
      </w:r>
      <w:del w:id="44" w:author="Trung Nghia" w:date="2024-01-02T09:15:00Z">
        <w:r w:rsidR="00C37C72" w:rsidDel="009B5387">
          <w:delText>.</w:delText>
        </w:r>
      </w:del>
    </w:p>
    <w:p w14:paraId="5D3D3277" w14:textId="63104BA9" w:rsidR="00721876" w:rsidRDefault="009B5387">
      <w:pPr>
        <w:pStyle w:val="ND"/>
        <w:pPrChange w:id="45" w:author="Trung Nghia" w:date="2024-01-02T09:15:00Z">
          <w:pPr>
            <w:pStyle w:val="Heading2"/>
          </w:pPr>
        </w:pPrChange>
      </w:pPr>
      <w:bookmarkStart w:id="46" w:name="_Toc152895953"/>
      <w:ins w:id="47" w:author="Trung Nghia" w:date="2024-01-02T09:15:00Z">
        <w:r>
          <w:t>.</w:t>
        </w:r>
      </w:ins>
      <w:r w:rsidR="00721876">
        <w:t xml:space="preserve">Đặc tả </w:t>
      </w:r>
      <w:r w:rsidR="005B7240">
        <w:t>yêu cầu hệ thống</w:t>
      </w:r>
      <w:bookmarkEnd w:id="46"/>
    </w:p>
    <w:p w14:paraId="0FC5EF54" w14:textId="77777777" w:rsidR="005B7240" w:rsidRPr="005B7240" w:rsidRDefault="005B7240" w:rsidP="005B7240">
      <w:pPr>
        <w:pStyle w:val="Heading3"/>
      </w:pPr>
      <w:bookmarkStart w:id="48" w:name="_Toc152895954"/>
      <w:r>
        <w:t>Yêu cầu chức năng</w:t>
      </w:r>
      <w:bookmarkEnd w:id="48"/>
    </w:p>
    <w:p w14:paraId="377B12CD" w14:textId="77777777" w:rsidR="006A640F" w:rsidRDefault="006A640F" w:rsidP="006A640F">
      <w:pPr>
        <w:pStyle w:val="ND"/>
      </w:pPr>
      <w:r w:rsidRPr="005B7240">
        <w:rPr>
          <w:b/>
          <w:bCs w:val="0"/>
        </w:rPr>
        <w:t>Hiển thị danh sách và chi tiết sản phẩm</w:t>
      </w:r>
      <w:r w:rsidR="005B7240">
        <w:t xml:space="preserve">: </w:t>
      </w:r>
      <w:r w:rsidRPr="006A640F">
        <w:t xml:space="preserve">Chức </w:t>
      </w:r>
      <w:r>
        <w:t>n</w:t>
      </w:r>
      <w:r w:rsidRPr="006A640F">
        <w:t>ăng</w:t>
      </w:r>
      <w:r w:rsidR="001171F5">
        <w:t xml:space="preserve"> là h</w:t>
      </w:r>
      <w:r w:rsidRPr="006A640F">
        <w:t>iển thị danh sách các sản phẩm</w:t>
      </w:r>
      <w:r w:rsidR="001171F5">
        <w:t xml:space="preserve"> và c</w:t>
      </w:r>
      <w:r w:rsidRPr="006A640F">
        <w:t>ho phép người dùng xem chi tiết từng sản phẩm.</w:t>
      </w:r>
    </w:p>
    <w:p w14:paraId="078D1F8A" w14:textId="77777777" w:rsidR="0033635B" w:rsidRDefault="00330C6D" w:rsidP="0033635B">
      <w:pPr>
        <w:pStyle w:val="ND"/>
      </w:pPr>
      <w:r w:rsidRPr="005B7240">
        <w:rPr>
          <w:b/>
          <w:bCs w:val="0"/>
        </w:rPr>
        <w:t xml:space="preserve">Tìm </w:t>
      </w:r>
      <w:r w:rsidR="00B5728D" w:rsidRPr="005B7240">
        <w:rPr>
          <w:b/>
          <w:bCs w:val="0"/>
        </w:rPr>
        <w:t>kiếm</w:t>
      </w:r>
      <w:r w:rsidR="0033635B">
        <w:rPr>
          <w:b/>
          <w:bCs w:val="0"/>
        </w:rPr>
        <w:t xml:space="preserve"> và lọc</w:t>
      </w:r>
      <w:r w:rsidR="00B5728D" w:rsidRPr="005B7240">
        <w:rPr>
          <w:b/>
          <w:bCs w:val="0"/>
        </w:rPr>
        <w:t xml:space="preserve"> sản phẩ</w:t>
      </w:r>
      <w:r w:rsidRPr="005B7240">
        <w:rPr>
          <w:b/>
          <w:bCs w:val="0"/>
        </w:rPr>
        <w:t>m</w:t>
      </w:r>
      <w:r w:rsidR="00B5728D">
        <w:rPr>
          <w:b/>
          <w:bCs w:val="0"/>
        </w:rPr>
        <w:t xml:space="preserve">: </w:t>
      </w:r>
      <w:r w:rsidRPr="00330C6D">
        <w:t xml:space="preserve">Chức </w:t>
      </w:r>
      <w:r>
        <w:t>n</w:t>
      </w:r>
      <w:r w:rsidRPr="00330C6D">
        <w:t>ăng</w:t>
      </w:r>
      <w:r w:rsidR="00B5728D">
        <w:t xml:space="preserve"> là n</w:t>
      </w:r>
      <w:r w:rsidRPr="00330C6D">
        <w:t>gười dùng có thể tìm kiếm sản phẩm theo tên</w:t>
      </w:r>
      <w:r w:rsidR="0033635B">
        <w:t xml:space="preserve"> và lọc sản phẩm theo giá</w:t>
      </w:r>
      <w:r w:rsidRPr="00330C6D">
        <w:t>.</w:t>
      </w:r>
    </w:p>
    <w:p w14:paraId="4BFF952C" w14:textId="77777777" w:rsidR="0033635B" w:rsidRDefault="0033635B" w:rsidP="0033635B">
      <w:pPr>
        <w:pStyle w:val="ND"/>
      </w:pPr>
      <w:r w:rsidRPr="0033635B">
        <w:rPr>
          <w:b/>
          <w:bCs w:val="0"/>
        </w:rPr>
        <w:t>Đăng nhập:</w:t>
      </w:r>
      <w:r>
        <w:t xml:space="preserve"> Chức năng là đăng nhập vào tài khoảng người quản trị.</w:t>
      </w:r>
    </w:p>
    <w:p w14:paraId="270AA0FD" w14:textId="77777777" w:rsidR="005B7240" w:rsidRDefault="005B7240" w:rsidP="005B7240">
      <w:pPr>
        <w:pStyle w:val="ND"/>
      </w:pPr>
      <w:r w:rsidRPr="005B7240">
        <w:rPr>
          <w:b/>
          <w:bCs w:val="0"/>
        </w:rPr>
        <w:lastRenderedPageBreak/>
        <w:t>Thêm và quản lý sản phẩm (Chỉ Admin)</w:t>
      </w:r>
      <w:r w:rsidR="00FD3FCE">
        <w:rPr>
          <w:b/>
          <w:bCs w:val="0"/>
        </w:rPr>
        <w:t xml:space="preserve">: </w:t>
      </w:r>
      <w:r w:rsidRPr="00064E54">
        <w:t xml:space="preserve">Chức </w:t>
      </w:r>
      <w:r>
        <w:t>n</w:t>
      </w:r>
      <w:r w:rsidRPr="00064E54">
        <w:t>ăng</w:t>
      </w:r>
      <w:r w:rsidR="00FD3FCE">
        <w:t xml:space="preserve"> </w:t>
      </w:r>
      <w:r w:rsidR="0033635B">
        <w:t>là</w:t>
      </w:r>
      <w:r w:rsidR="00FD3FCE">
        <w:t xml:space="preserve"> </w:t>
      </w:r>
      <w:r w:rsidRPr="00064E54">
        <w:t>Admin có thể thêm</w:t>
      </w:r>
      <w:r w:rsidR="0033635B">
        <w:t xml:space="preserve"> </w:t>
      </w:r>
      <w:r w:rsidRPr="00064E54">
        <w:t xml:space="preserve"> </w:t>
      </w:r>
      <w:r w:rsidR="0033635B">
        <w:t>xóa sửa sản phẩm, hãng</w:t>
      </w:r>
      <w:r w:rsidR="0030570C">
        <w:t>,</w:t>
      </w:r>
      <w:r w:rsidR="0033635B">
        <w:t xml:space="preserve"> người dùng</w:t>
      </w:r>
      <w:r w:rsidR="0030570C">
        <w:t xml:space="preserve"> và thống kê</w:t>
      </w:r>
      <w:r w:rsidR="009B1460">
        <w:t xml:space="preserve"> sản phẩm</w:t>
      </w:r>
      <w:r w:rsidR="0033635B">
        <w:t>.</w:t>
      </w:r>
    </w:p>
    <w:p w14:paraId="5DCEC1E1" w14:textId="77777777" w:rsidR="005B7240" w:rsidRDefault="005B7240" w:rsidP="005B7240">
      <w:pPr>
        <w:pStyle w:val="Heading3"/>
      </w:pPr>
      <w:bookmarkStart w:id="49" w:name="_Toc152895955"/>
      <w:r>
        <w:t>Yêu cầu phi chức năng</w:t>
      </w:r>
      <w:bookmarkEnd w:id="49"/>
    </w:p>
    <w:p w14:paraId="5FF0C8E0" w14:textId="77777777" w:rsidR="00614EE4" w:rsidRDefault="00614EE4" w:rsidP="00614EE4">
      <w:pPr>
        <w:pStyle w:val="ND"/>
      </w:pPr>
      <w:r w:rsidRPr="00614EE4">
        <w:rPr>
          <w:rStyle w:val="Strong"/>
        </w:rPr>
        <w:t>Giao diện người dùng thân thiện</w:t>
      </w:r>
      <w:r w:rsidRPr="00614EE4">
        <w:rPr>
          <w:rStyle w:val="Strong"/>
          <w:b w:val="0"/>
          <w:bCs/>
        </w:rPr>
        <w:t>:</w:t>
      </w:r>
      <w:r>
        <w:t xml:space="preserve"> </w:t>
      </w:r>
      <w:r w:rsidRPr="00614EE4">
        <w:t>Yêu cầu một giao diện người dùng dễ sử dụng giúp người dùng dễ dàng tìm kiếm, lọc và xem thông tin chi tiết</w:t>
      </w:r>
      <w:r>
        <w:t xml:space="preserve"> của</w:t>
      </w:r>
      <w:r w:rsidRPr="00614EE4">
        <w:t xml:space="preserve"> sản phẩm.</w:t>
      </w:r>
    </w:p>
    <w:p w14:paraId="3357280C" w14:textId="77777777" w:rsidR="00DC6192" w:rsidRDefault="00DC6192" w:rsidP="005A42E3">
      <w:pPr>
        <w:pStyle w:val="ND"/>
      </w:pPr>
      <w:r w:rsidRPr="00DC6192">
        <w:rPr>
          <w:rStyle w:val="Strong"/>
        </w:rPr>
        <w:t>Hiệu suất và tốc độ</w:t>
      </w:r>
      <w:r w:rsidRPr="00DC6192">
        <w:rPr>
          <w:rStyle w:val="Strong"/>
          <w:b w:val="0"/>
          <w:bCs/>
        </w:rPr>
        <w:t>:</w:t>
      </w:r>
      <w:r>
        <w:rPr>
          <w:rStyle w:val="Strong"/>
          <w:b w:val="0"/>
          <w:bCs/>
        </w:rPr>
        <w:t xml:space="preserve"> </w:t>
      </w:r>
      <w:r w:rsidRPr="00DC6192">
        <w:t xml:space="preserve">Đảm bảo trang web hoạt động mượt mà và có thời gian </w:t>
      </w:r>
      <w:r>
        <w:t>phản hồi</w:t>
      </w:r>
      <w:r w:rsidRPr="00DC6192">
        <w:t xml:space="preserve"> nhanh </w:t>
      </w:r>
      <w:r>
        <w:t>nhằm</w:t>
      </w:r>
      <w:r w:rsidRPr="00DC6192">
        <w:t xml:space="preserve"> cung cấp trải nghiệm người dùng tốt</w:t>
      </w:r>
      <w:r>
        <w:t xml:space="preserve"> nhất có thể</w:t>
      </w:r>
      <w:r w:rsidRPr="00DC6192">
        <w:t>.</w:t>
      </w:r>
    </w:p>
    <w:p w14:paraId="31A812B3" w14:textId="7BAF311E" w:rsidR="005B7240" w:rsidRPr="005B7240" w:rsidDel="009B5387" w:rsidRDefault="00E54445" w:rsidP="00E91DB4">
      <w:pPr>
        <w:pStyle w:val="ND"/>
        <w:rPr>
          <w:del w:id="50" w:author="Trung Nghia" w:date="2024-01-02T09:15:00Z"/>
        </w:rPr>
      </w:pPr>
      <w:r w:rsidRPr="00E54445">
        <w:rPr>
          <w:b/>
          <w:bCs w:val="0"/>
        </w:rPr>
        <w:t>Kiểm thử đầy đủ</w:t>
      </w:r>
      <w:r w:rsidRPr="00E54445">
        <w:t>: Tiến hành kiểm thử để đảm bảo tính ổn định và xác nhận rằng tất cả các chức năng hoạt động đúng như mong đợi.</w:t>
      </w:r>
    </w:p>
    <w:p w14:paraId="17E23BAA" w14:textId="77777777" w:rsidR="00721876" w:rsidRDefault="00721876" w:rsidP="00AB4419">
      <w:pPr>
        <w:pStyle w:val="Heading2"/>
      </w:pPr>
      <w:bookmarkStart w:id="51" w:name="_Toc152895956"/>
      <w:r>
        <w:t>Thiết kế dữ liệu</w:t>
      </w:r>
      <w:bookmarkEnd w:id="51"/>
    </w:p>
    <w:p w14:paraId="5D17AC0B" w14:textId="77777777" w:rsidR="005B7240" w:rsidRDefault="00721876" w:rsidP="00363704">
      <w:pPr>
        <w:pStyle w:val="Heading3"/>
      </w:pPr>
      <w:bookmarkStart w:id="52" w:name="_Toc152895957"/>
      <w:r>
        <w:t>Lược đồ cơ sở dữ liệu</w:t>
      </w:r>
      <w:bookmarkEnd w:id="52"/>
    </w:p>
    <w:p w14:paraId="7030002E" w14:textId="1F6605C2" w:rsidR="0041257F" w:rsidRDefault="00563D11" w:rsidP="0041257F">
      <w:pPr>
        <w:keepNext/>
        <w:jc w:val="center"/>
      </w:pPr>
      <w:r w:rsidRPr="003D762B">
        <w:rPr>
          <w:noProof/>
        </w:rPr>
        <w:drawing>
          <wp:inline distT="0" distB="0" distL="0" distR="0" wp14:anchorId="6D2972BC" wp14:editId="0DB622E9">
            <wp:extent cx="3532505" cy="27597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2505" cy="2759710"/>
                    </a:xfrm>
                    <a:prstGeom prst="rect">
                      <a:avLst/>
                    </a:prstGeom>
                    <a:noFill/>
                    <a:ln>
                      <a:noFill/>
                    </a:ln>
                  </pic:spPr>
                </pic:pic>
              </a:graphicData>
            </a:graphic>
          </wp:inline>
        </w:drawing>
      </w:r>
    </w:p>
    <w:p w14:paraId="7C83CAE9" w14:textId="0249DF42" w:rsidR="00363704" w:rsidRPr="00363704" w:rsidRDefault="0041257F" w:rsidP="0041257F">
      <w:pPr>
        <w:pStyle w:val="Caption"/>
      </w:pPr>
      <w:bookmarkStart w:id="53" w:name="_Toc154880593"/>
      <w:r>
        <w:t xml:space="preserve">Hình </w:t>
      </w:r>
      <w:r w:rsidR="00405F71">
        <w:fldChar w:fldCharType="begin"/>
      </w:r>
      <w:r w:rsidR="00405F71">
        <w:instrText xml:space="preserve"> STYLEREF 1 \s </w:instrText>
      </w:r>
      <w:r w:rsidR="00405F71">
        <w:fldChar w:fldCharType="separate"/>
      </w:r>
      <w:r w:rsidR="00405F71">
        <w:rPr>
          <w:noProof/>
        </w:rPr>
        <w:t>3</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1</w:t>
      </w:r>
      <w:r w:rsidR="00405F71">
        <w:fldChar w:fldCharType="end"/>
      </w:r>
      <w:r w:rsidR="00B31347">
        <w:t xml:space="preserve"> Cơ sở dữ liệu</w:t>
      </w:r>
      <w:bookmarkEnd w:id="53"/>
    </w:p>
    <w:p w14:paraId="670C438E" w14:textId="77777777" w:rsidR="008C0A51" w:rsidRDefault="006B26C3" w:rsidP="008C0A51">
      <w:pPr>
        <w:pStyle w:val="Caption"/>
      </w:pPr>
      <w:bookmarkStart w:id="54" w:name="_Toc150763873"/>
      <w:bookmarkStart w:id="55" w:name="_Toc154880609"/>
      <w:r w:rsidRPr="00AD712B">
        <w:t xml:space="preserve">Bảng </w:t>
      </w:r>
      <w:r w:rsidR="0037699D">
        <w:fldChar w:fldCharType="begin"/>
      </w:r>
      <w:r w:rsidR="0037699D">
        <w:instrText xml:space="preserve"> STYLEREF 1 \s </w:instrText>
      </w:r>
      <w:r w:rsidR="0037699D">
        <w:fldChar w:fldCharType="separate"/>
      </w:r>
      <w:r w:rsidR="008C0A51">
        <w:rPr>
          <w:noProof/>
        </w:rPr>
        <w:t>3</w:t>
      </w:r>
      <w:r w:rsidR="0037699D">
        <w:rPr>
          <w:noProof/>
        </w:rPr>
        <w:fldChar w:fldCharType="end"/>
      </w:r>
      <w:r w:rsidR="008C0A51">
        <w:t>.</w:t>
      </w:r>
      <w:r w:rsidR="0037699D">
        <w:fldChar w:fldCharType="begin"/>
      </w:r>
      <w:r w:rsidR="0037699D">
        <w:instrText xml:space="preserve"> SEQ Bảng \* ARABIC \s 1 </w:instrText>
      </w:r>
      <w:r w:rsidR="0037699D">
        <w:fldChar w:fldCharType="separate"/>
      </w:r>
      <w:r w:rsidR="008C0A51">
        <w:rPr>
          <w:noProof/>
        </w:rPr>
        <w:t>1</w:t>
      </w:r>
      <w:r w:rsidR="0037699D">
        <w:rPr>
          <w:noProof/>
        </w:rPr>
        <w:fldChar w:fldCharType="end"/>
      </w:r>
      <w:r w:rsidRPr="00AD712B">
        <w:t>: Danh sách các thực thể</w:t>
      </w:r>
      <w:bookmarkEnd w:id="54"/>
      <w:bookmarkEnd w:id="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57"/>
        <w:gridCol w:w="4189"/>
      </w:tblGrid>
      <w:tr w:rsidR="006B26C3" w:rsidRPr="004A0437" w14:paraId="614E5961" w14:textId="77777777" w:rsidTr="00A71F80">
        <w:trPr>
          <w:trHeight w:val="454"/>
        </w:trPr>
        <w:tc>
          <w:tcPr>
            <w:tcW w:w="709" w:type="dxa"/>
            <w:shd w:val="clear" w:color="auto" w:fill="auto"/>
            <w:vAlign w:val="center"/>
          </w:tcPr>
          <w:p w14:paraId="5C88829D" w14:textId="77777777" w:rsidR="006B26C3" w:rsidRPr="004A0437" w:rsidRDefault="006B26C3" w:rsidP="004A0437">
            <w:pPr>
              <w:pStyle w:val="ND"/>
              <w:ind w:firstLine="0"/>
              <w:jc w:val="center"/>
              <w:rPr>
                <w:i/>
                <w:iCs/>
              </w:rPr>
            </w:pPr>
            <w:r w:rsidRPr="004A0437">
              <w:rPr>
                <w:i/>
                <w:iCs/>
              </w:rPr>
              <w:t>STT</w:t>
            </w:r>
          </w:p>
        </w:tc>
        <w:tc>
          <w:tcPr>
            <w:tcW w:w="4111" w:type="dxa"/>
            <w:shd w:val="clear" w:color="auto" w:fill="auto"/>
            <w:vAlign w:val="center"/>
          </w:tcPr>
          <w:p w14:paraId="7C07ADAE" w14:textId="77777777" w:rsidR="006B26C3" w:rsidRPr="004A0437" w:rsidRDefault="006B26C3" w:rsidP="004A0437">
            <w:pPr>
              <w:pStyle w:val="ND"/>
              <w:ind w:firstLine="0"/>
              <w:jc w:val="center"/>
              <w:rPr>
                <w:i/>
              </w:rPr>
            </w:pPr>
            <w:r w:rsidRPr="004A0437">
              <w:rPr>
                <w:i/>
              </w:rPr>
              <w:t>Tên thực thể</w:t>
            </w:r>
          </w:p>
        </w:tc>
        <w:tc>
          <w:tcPr>
            <w:tcW w:w="4252" w:type="dxa"/>
            <w:shd w:val="clear" w:color="auto" w:fill="auto"/>
            <w:vAlign w:val="center"/>
          </w:tcPr>
          <w:p w14:paraId="4D9ED496" w14:textId="77777777" w:rsidR="006B26C3" w:rsidRPr="004A0437" w:rsidRDefault="006B26C3" w:rsidP="004A0437">
            <w:pPr>
              <w:pStyle w:val="ND"/>
              <w:ind w:firstLine="0"/>
              <w:jc w:val="center"/>
              <w:rPr>
                <w:i/>
              </w:rPr>
            </w:pPr>
            <w:r w:rsidRPr="004A0437">
              <w:rPr>
                <w:i/>
              </w:rPr>
              <w:t>Diễn giải</w:t>
            </w:r>
          </w:p>
        </w:tc>
      </w:tr>
      <w:tr w:rsidR="006B26C3" w:rsidRPr="004A0437" w14:paraId="20C06643" w14:textId="77777777" w:rsidTr="00A71F80">
        <w:trPr>
          <w:trHeight w:val="454"/>
        </w:trPr>
        <w:tc>
          <w:tcPr>
            <w:tcW w:w="709" w:type="dxa"/>
            <w:shd w:val="clear" w:color="auto" w:fill="auto"/>
            <w:vAlign w:val="center"/>
          </w:tcPr>
          <w:p w14:paraId="15C7C4BE" w14:textId="77777777" w:rsidR="006B26C3" w:rsidRPr="004A0437" w:rsidRDefault="006B26C3" w:rsidP="004A0437">
            <w:pPr>
              <w:pStyle w:val="ND"/>
              <w:ind w:firstLine="0"/>
              <w:jc w:val="center"/>
              <w:rPr>
                <w:iCs/>
              </w:rPr>
            </w:pPr>
            <w:r w:rsidRPr="004A0437">
              <w:rPr>
                <w:iCs/>
              </w:rPr>
              <w:t>1</w:t>
            </w:r>
          </w:p>
        </w:tc>
        <w:tc>
          <w:tcPr>
            <w:tcW w:w="4111" w:type="dxa"/>
            <w:shd w:val="clear" w:color="auto" w:fill="auto"/>
            <w:vAlign w:val="center"/>
          </w:tcPr>
          <w:p w14:paraId="2BD37315" w14:textId="77777777" w:rsidR="006B26C3" w:rsidRPr="004A0437" w:rsidRDefault="006B26C3" w:rsidP="004A0437">
            <w:pPr>
              <w:pStyle w:val="ND"/>
              <w:ind w:firstLine="0"/>
              <w:jc w:val="center"/>
              <w:rPr>
                <w:iCs/>
              </w:rPr>
            </w:pPr>
            <w:r w:rsidRPr="004A0437">
              <w:rPr>
                <w:iCs/>
              </w:rPr>
              <w:t>sanpham</w:t>
            </w:r>
          </w:p>
        </w:tc>
        <w:tc>
          <w:tcPr>
            <w:tcW w:w="4252" w:type="dxa"/>
            <w:shd w:val="clear" w:color="auto" w:fill="auto"/>
            <w:vAlign w:val="center"/>
          </w:tcPr>
          <w:p w14:paraId="69F2C019" w14:textId="77777777" w:rsidR="006B26C3" w:rsidRPr="004A0437" w:rsidRDefault="006B26C3" w:rsidP="004A0437">
            <w:pPr>
              <w:pStyle w:val="ND"/>
              <w:ind w:firstLine="0"/>
              <w:jc w:val="center"/>
              <w:rPr>
                <w:iCs/>
              </w:rPr>
            </w:pPr>
            <w:r w:rsidRPr="004A0437">
              <w:rPr>
                <w:iCs/>
              </w:rPr>
              <w:t>Sản phẩm</w:t>
            </w:r>
          </w:p>
        </w:tc>
      </w:tr>
      <w:tr w:rsidR="006B26C3" w:rsidRPr="004A0437" w14:paraId="10799B0E" w14:textId="77777777" w:rsidTr="00A71F80">
        <w:trPr>
          <w:trHeight w:val="454"/>
        </w:trPr>
        <w:tc>
          <w:tcPr>
            <w:tcW w:w="709" w:type="dxa"/>
            <w:shd w:val="clear" w:color="auto" w:fill="auto"/>
            <w:vAlign w:val="center"/>
          </w:tcPr>
          <w:p w14:paraId="101FD064" w14:textId="77777777" w:rsidR="006B26C3" w:rsidRPr="004A0437" w:rsidRDefault="006B26C3" w:rsidP="004A0437">
            <w:pPr>
              <w:pStyle w:val="ND"/>
              <w:ind w:firstLine="0"/>
              <w:jc w:val="center"/>
              <w:rPr>
                <w:iCs/>
              </w:rPr>
            </w:pPr>
            <w:r w:rsidRPr="004A0437">
              <w:rPr>
                <w:iCs/>
              </w:rPr>
              <w:t>2</w:t>
            </w:r>
          </w:p>
        </w:tc>
        <w:tc>
          <w:tcPr>
            <w:tcW w:w="4111" w:type="dxa"/>
            <w:shd w:val="clear" w:color="auto" w:fill="auto"/>
            <w:vAlign w:val="center"/>
          </w:tcPr>
          <w:p w14:paraId="2F8A3AB6" w14:textId="77777777" w:rsidR="006B26C3" w:rsidRPr="004A0437" w:rsidRDefault="006B26C3" w:rsidP="004A0437">
            <w:pPr>
              <w:pStyle w:val="ND"/>
              <w:ind w:firstLine="0"/>
              <w:jc w:val="center"/>
              <w:rPr>
                <w:iCs/>
              </w:rPr>
            </w:pPr>
            <w:r w:rsidRPr="004A0437">
              <w:rPr>
                <w:iCs/>
              </w:rPr>
              <w:t>hinhanh</w:t>
            </w:r>
          </w:p>
        </w:tc>
        <w:tc>
          <w:tcPr>
            <w:tcW w:w="4252" w:type="dxa"/>
            <w:shd w:val="clear" w:color="auto" w:fill="auto"/>
            <w:vAlign w:val="center"/>
          </w:tcPr>
          <w:p w14:paraId="64FB1C4D" w14:textId="77777777" w:rsidR="006B26C3" w:rsidRPr="004A0437" w:rsidRDefault="006B26C3" w:rsidP="004A0437">
            <w:pPr>
              <w:pStyle w:val="ND"/>
              <w:ind w:firstLine="0"/>
              <w:jc w:val="center"/>
              <w:rPr>
                <w:iCs/>
              </w:rPr>
            </w:pPr>
            <w:r w:rsidRPr="004A0437">
              <w:rPr>
                <w:iCs/>
              </w:rPr>
              <w:t>Hình ảnh</w:t>
            </w:r>
          </w:p>
        </w:tc>
      </w:tr>
      <w:tr w:rsidR="006B26C3" w:rsidRPr="004A0437" w14:paraId="40AD9903" w14:textId="77777777" w:rsidTr="00A71F80">
        <w:trPr>
          <w:trHeight w:val="454"/>
        </w:trPr>
        <w:tc>
          <w:tcPr>
            <w:tcW w:w="709" w:type="dxa"/>
            <w:shd w:val="clear" w:color="auto" w:fill="auto"/>
            <w:vAlign w:val="center"/>
          </w:tcPr>
          <w:p w14:paraId="243E1CD6" w14:textId="77777777" w:rsidR="006B26C3" w:rsidRPr="004A0437" w:rsidRDefault="00C81FA8" w:rsidP="004A0437">
            <w:pPr>
              <w:pStyle w:val="ND"/>
              <w:ind w:firstLine="0"/>
              <w:jc w:val="center"/>
              <w:rPr>
                <w:iCs/>
              </w:rPr>
            </w:pPr>
            <w:r>
              <w:rPr>
                <w:iCs/>
              </w:rPr>
              <w:t>3</w:t>
            </w:r>
          </w:p>
        </w:tc>
        <w:tc>
          <w:tcPr>
            <w:tcW w:w="4111" w:type="dxa"/>
            <w:shd w:val="clear" w:color="auto" w:fill="auto"/>
            <w:vAlign w:val="center"/>
          </w:tcPr>
          <w:p w14:paraId="7DE512C8" w14:textId="77777777" w:rsidR="006B26C3" w:rsidRPr="004A0437" w:rsidRDefault="006B26C3" w:rsidP="004A0437">
            <w:pPr>
              <w:pStyle w:val="ND"/>
              <w:ind w:firstLine="0"/>
              <w:jc w:val="center"/>
              <w:rPr>
                <w:iCs/>
              </w:rPr>
            </w:pPr>
            <w:r w:rsidRPr="004A0437">
              <w:rPr>
                <w:iCs/>
              </w:rPr>
              <w:t>thuonghieu</w:t>
            </w:r>
          </w:p>
        </w:tc>
        <w:tc>
          <w:tcPr>
            <w:tcW w:w="4252" w:type="dxa"/>
            <w:shd w:val="clear" w:color="auto" w:fill="auto"/>
            <w:vAlign w:val="center"/>
          </w:tcPr>
          <w:p w14:paraId="580E8914" w14:textId="77777777" w:rsidR="006B26C3" w:rsidRPr="004A0437" w:rsidRDefault="006B26C3" w:rsidP="004A0437">
            <w:pPr>
              <w:pStyle w:val="ND"/>
              <w:ind w:firstLine="0"/>
              <w:jc w:val="center"/>
              <w:rPr>
                <w:iCs/>
              </w:rPr>
            </w:pPr>
            <w:r w:rsidRPr="004A0437">
              <w:rPr>
                <w:iCs/>
              </w:rPr>
              <w:t>Thương hiệu</w:t>
            </w:r>
          </w:p>
        </w:tc>
      </w:tr>
      <w:tr w:rsidR="006B26C3" w14:paraId="5ED60AA6" w14:textId="77777777" w:rsidTr="00A71F80">
        <w:trPr>
          <w:trHeight w:val="454"/>
        </w:trPr>
        <w:tc>
          <w:tcPr>
            <w:tcW w:w="709" w:type="dxa"/>
            <w:shd w:val="clear" w:color="auto" w:fill="auto"/>
            <w:vAlign w:val="center"/>
          </w:tcPr>
          <w:p w14:paraId="5ED3CC46" w14:textId="77777777" w:rsidR="006B26C3" w:rsidRPr="004A0437" w:rsidRDefault="00C81FA8" w:rsidP="004A0437">
            <w:pPr>
              <w:pStyle w:val="ND"/>
              <w:ind w:firstLine="0"/>
              <w:jc w:val="center"/>
              <w:rPr>
                <w:iCs/>
              </w:rPr>
            </w:pPr>
            <w:r>
              <w:rPr>
                <w:iCs/>
              </w:rPr>
              <w:t>4</w:t>
            </w:r>
          </w:p>
        </w:tc>
        <w:tc>
          <w:tcPr>
            <w:tcW w:w="4111" w:type="dxa"/>
            <w:shd w:val="clear" w:color="auto" w:fill="auto"/>
            <w:vAlign w:val="center"/>
          </w:tcPr>
          <w:p w14:paraId="7E507E81" w14:textId="77777777" w:rsidR="006B26C3" w:rsidRPr="004A0437" w:rsidRDefault="006B26C3" w:rsidP="004A0437">
            <w:pPr>
              <w:pStyle w:val="ND"/>
              <w:ind w:firstLine="0"/>
              <w:jc w:val="center"/>
              <w:rPr>
                <w:iCs/>
              </w:rPr>
            </w:pPr>
            <w:r w:rsidRPr="004A0437">
              <w:rPr>
                <w:iCs/>
              </w:rPr>
              <w:t>nguoidung</w:t>
            </w:r>
          </w:p>
        </w:tc>
        <w:tc>
          <w:tcPr>
            <w:tcW w:w="4252" w:type="dxa"/>
            <w:shd w:val="clear" w:color="auto" w:fill="auto"/>
            <w:vAlign w:val="center"/>
          </w:tcPr>
          <w:p w14:paraId="71121C56" w14:textId="77777777" w:rsidR="006B26C3" w:rsidRPr="004A0437" w:rsidRDefault="006B26C3" w:rsidP="004A0437">
            <w:pPr>
              <w:pStyle w:val="ND"/>
              <w:ind w:firstLine="0"/>
              <w:jc w:val="center"/>
              <w:rPr>
                <w:iCs/>
              </w:rPr>
            </w:pPr>
            <w:r w:rsidRPr="004A0437">
              <w:rPr>
                <w:iCs/>
              </w:rPr>
              <w:t>Người dùng</w:t>
            </w:r>
          </w:p>
        </w:tc>
      </w:tr>
    </w:tbl>
    <w:p w14:paraId="54636270" w14:textId="77777777" w:rsidR="00721876" w:rsidRDefault="00721876" w:rsidP="00AB4419">
      <w:pPr>
        <w:pStyle w:val="Heading3"/>
      </w:pPr>
      <w:bookmarkStart w:id="56" w:name="_Toc152895958"/>
      <w:r>
        <w:lastRenderedPageBreak/>
        <w:t>Chi tiết các thực thể</w:t>
      </w:r>
      <w:bookmarkEnd w:id="56"/>
    </w:p>
    <w:p w14:paraId="03C43E41" w14:textId="77777777" w:rsidR="008C0A51" w:rsidRDefault="008C0A51" w:rsidP="008C0A51">
      <w:pPr>
        <w:pStyle w:val="Caption"/>
        <w:keepNext/>
      </w:pPr>
      <w:bookmarkStart w:id="57" w:name="_Toc154880610"/>
      <w:r>
        <w:t xml:space="preserve">Bảng </w:t>
      </w:r>
      <w:r w:rsidR="0037699D">
        <w:fldChar w:fldCharType="begin"/>
      </w:r>
      <w:r w:rsidR="0037699D">
        <w:instrText xml:space="preserve"> STYLEREF 1 \s </w:instrText>
      </w:r>
      <w:r w:rsidR="0037699D">
        <w:fldChar w:fldCharType="separate"/>
      </w:r>
      <w:r>
        <w:rPr>
          <w:noProof/>
        </w:rPr>
        <w:t>3</w:t>
      </w:r>
      <w:r w:rsidR="0037699D">
        <w:rPr>
          <w:noProof/>
        </w:rPr>
        <w:fldChar w:fldCharType="end"/>
      </w:r>
      <w:r>
        <w:t>.</w:t>
      </w:r>
      <w:r w:rsidR="0037699D">
        <w:fldChar w:fldCharType="begin"/>
      </w:r>
      <w:r w:rsidR="0037699D">
        <w:instrText xml:space="preserve"> SEQ Bảng \* ARABIC \s 1 </w:instrText>
      </w:r>
      <w:r w:rsidR="0037699D">
        <w:fldChar w:fldCharType="separate"/>
      </w:r>
      <w:r>
        <w:rPr>
          <w:noProof/>
        </w:rPr>
        <w:t>2</w:t>
      </w:r>
      <w:r w:rsidR="0037699D">
        <w:rPr>
          <w:noProof/>
        </w:rPr>
        <w:fldChar w:fldCharType="end"/>
      </w:r>
      <w:r w:rsidRPr="008C0A51">
        <w:t xml:space="preserve"> </w:t>
      </w:r>
      <w:r>
        <w:t>Chi tiết thực thể “sanpham”</w:t>
      </w:r>
      <w:bookmarkEnd w:id="57"/>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721876" w:rsidRPr="004A0437" w14:paraId="102AE4FC" w14:textId="77777777" w:rsidTr="004A0437">
        <w:tc>
          <w:tcPr>
            <w:tcW w:w="406" w:type="pct"/>
            <w:shd w:val="clear" w:color="auto" w:fill="auto"/>
            <w:vAlign w:val="center"/>
          </w:tcPr>
          <w:p w14:paraId="1A94F5BE" w14:textId="77777777" w:rsidR="00721876" w:rsidRPr="00291C8A" w:rsidRDefault="00721876" w:rsidP="004A0437">
            <w:pPr>
              <w:pStyle w:val="ND"/>
              <w:ind w:firstLine="0"/>
              <w:jc w:val="center"/>
              <w:rPr>
                <w:i/>
              </w:rPr>
            </w:pPr>
            <w:r w:rsidRPr="00291C8A">
              <w:rPr>
                <w:i/>
              </w:rPr>
              <w:t>STT</w:t>
            </w:r>
          </w:p>
        </w:tc>
        <w:tc>
          <w:tcPr>
            <w:tcW w:w="1129" w:type="pct"/>
            <w:shd w:val="clear" w:color="auto" w:fill="auto"/>
            <w:vAlign w:val="center"/>
          </w:tcPr>
          <w:p w14:paraId="5FA4415B" w14:textId="77777777" w:rsidR="00721876" w:rsidRPr="00291C8A" w:rsidRDefault="00721876" w:rsidP="004A0437">
            <w:pPr>
              <w:pStyle w:val="ND"/>
              <w:ind w:firstLine="0"/>
              <w:jc w:val="center"/>
              <w:rPr>
                <w:i/>
              </w:rPr>
            </w:pPr>
            <w:r w:rsidRPr="00291C8A">
              <w:rPr>
                <w:i/>
              </w:rPr>
              <w:t>Thuộc tính</w:t>
            </w:r>
          </w:p>
        </w:tc>
        <w:tc>
          <w:tcPr>
            <w:tcW w:w="1289" w:type="pct"/>
            <w:shd w:val="clear" w:color="auto" w:fill="auto"/>
            <w:vAlign w:val="center"/>
          </w:tcPr>
          <w:p w14:paraId="3B6C16E7" w14:textId="77777777" w:rsidR="00721876" w:rsidRPr="00291C8A" w:rsidRDefault="00721876" w:rsidP="004A0437">
            <w:pPr>
              <w:pStyle w:val="ND"/>
              <w:ind w:firstLine="0"/>
              <w:jc w:val="center"/>
              <w:rPr>
                <w:i/>
              </w:rPr>
            </w:pPr>
            <w:r w:rsidRPr="00291C8A">
              <w:rPr>
                <w:i/>
              </w:rPr>
              <w:t>Diễn giải</w:t>
            </w:r>
          </w:p>
        </w:tc>
        <w:tc>
          <w:tcPr>
            <w:tcW w:w="886" w:type="pct"/>
            <w:shd w:val="clear" w:color="auto" w:fill="auto"/>
            <w:vAlign w:val="center"/>
          </w:tcPr>
          <w:p w14:paraId="3CB76366" w14:textId="77777777" w:rsidR="00721876" w:rsidRPr="00291C8A" w:rsidRDefault="00721876" w:rsidP="004A0437">
            <w:pPr>
              <w:pStyle w:val="ND"/>
              <w:ind w:firstLine="0"/>
              <w:jc w:val="center"/>
              <w:rPr>
                <w:i/>
              </w:rPr>
            </w:pPr>
            <w:r w:rsidRPr="00291C8A">
              <w:rPr>
                <w:i/>
              </w:rPr>
              <w:t>Kiểu dữ liệu</w:t>
            </w:r>
          </w:p>
        </w:tc>
        <w:tc>
          <w:tcPr>
            <w:tcW w:w="1290" w:type="pct"/>
            <w:shd w:val="clear" w:color="auto" w:fill="auto"/>
            <w:vAlign w:val="center"/>
          </w:tcPr>
          <w:p w14:paraId="626D24D5" w14:textId="77777777" w:rsidR="00721876" w:rsidRPr="00291C8A" w:rsidRDefault="00721876" w:rsidP="004A0437">
            <w:pPr>
              <w:pStyle w:val="ND"/>
              <w:ind w:firstLine="0"/>
              <w:jc w:val="center"/>
              <w:rPr>
                <w:i/>
              </w:rPr>
            </w:pPr>
            <w:r w:rsidRPr="00291C8A">
              <w:rPr>
                <w:i/>
              </w:rPr>
              <w:t>Ràng buộc toàn vẹn</w:t>
            </w:r>
          </w:p>
        </w:tc>
      </w:tr>
      <w:tr w:rsidR="00721876" w:rsidRPr="004A0437" w14:paraId="749800DA" w14:textId="77777777" w:rsidTr="004A0437">
        <w:tc>
          <w:tcPr>
            <w:tcW w:w="406" w:type="pct"/>
            <w:shd w:val="clear" w:color="auto" w:fill="auto"/>
            <w:vAlign w:val="center"/>
          </w:tcPr>
          <w:p w14:paraId="589F56B6" w14:textId="77777777" w:rsidR="00721876" w:rsidRDefault="00721876" w:rsidP="004A0437">
            <w:pPr>
              <w:pStyle w:val="ND"/>
              <w:ind w:firstLine="0"/>
              <w:jc w:val="center"/>
            </w:pPr>
            <w:r>
              <w:t>1</w:t>
            </w:r>
          </w:p>
        </w:tc>
        <w:tc>
          <w:tcPr>
            <w:tcW w:w="1129" w:type="pct"/>
            <w:shd w:val="clear" w:color="auto" w:fill="auto"/>
            <w:vAlign w:val="center"/>
          </w:tcPr>
          <w:p w14:paraId="73CE62AD" w14:textId="77777777" w:rsidR="00721876" w:rsidRDefault="00D735F1" w:rsidP="004A0437">
            <w:pPr>
              <w:pStyle w:val="ND"/>
              <w:ind w:firstLine="0"/>
            </w:pPr>
            <w:r>
              <w:t>id</w:t>
            </w:r>
          </w:p>
        </w:tc>
        <w:tc>
          <w:tcPr>
            <w:tcW w:w="1289" w:type="pct"/>
            <w:shd w:val="clear" w:color="auto" w:fill="auto"/>
            <w:vAlign w:val="center"/>
          </w:tcPr>
          <w:p w14:paraId="4FAC6987" w14:textId="77777777" w:rsidR="00721876" w:rsidRDefault="00D735F1" w:rsidP="004A0437">
            <w:pPr>
              <w:pStyle w:val="ND"/>
              <w:ind w:firstLine="0"/>
            </w:pPr>
            <w:r>
              <w:t xml:space="preserve">ID </w:t>
            </w:r>
            <w:r w:rsidR="00EF79DF">
              <w:t>điện thoại</w:t>
            </w:r>
          </w:p>
        </w:tc>
        <w:tc>
          <w:tcPr>
            <w:tcW w:w="886" w:type="pct"/>
            <w:shd w:val="clear" w:color="auto" w:fill="auto"/>
            <w:vAlign w:val="center"/>
          </w:tcPr>
          <w:p w14:paraId="2459426D" w14:textId="77777777" w:rsidR="00721876" w:rsidRDefault="00EF79DF" w:rsidP="004A0437">
            <w:pPr>
              <w:pStyle w:val="ND"/>
              <w:ind w:firstLine="0"/>
            </w:pPr>
            <w:r>
              <w:t>int</w:t>
            </w:r>
            <w:r w:rsidR="00D735F1">
              <w:t>eger</w:t>
            </w:r>
          </w:p>
        </w:tc>
        <w:tc>
          <w:tcPr>
            <w:tcW w:w="1290" w:type="pct"/>
            <w:shd w:val="clear" w:color="auto" w:fill="auto"/>
            <w:vAlign w:val="center"/>
          </w:tcPr>
          <w:p w14:paraId="0F561609" w14:textId="77777777" w:rsidR="00721876" w:rsidRDefault="00EF79DF" w:rsidP="004A0437">
            <w:pPr>
              <w:pStyle w:val="ND"/>
              <w:ind w:firstLine="0"/>
            </w:pPr>
            <w:r>
              <w:t>Khóa chính</w:t>
            </w:r>
          </w:p>
        </w:tc>
      </w:tr>
      <w:tr w:rsidR="00721876" w:rsidRPr="004A0437" w14:paraId="7730EABF" w14:textId="77777777" w:rsidTr="004A0437">
        <w:tc>
          <w:tcPr>
            <w:tcW w:w="406" w:type="pct"/>
            <w:shd w:val="clear" w:color="auto" w:fill="auto"/>
            <w:vAlign w:val="center"/>
          </w:tcPr>
          <w:p w14:paraId="0665A422" w14:textId="77777777" w:rsidR="00721876" w:rsidRDefault="00721876" w:rsidP="004A0437">
            <w:pPr>
              <w:pStyle w:val="ND"/>
              <w:ind w:firstLine="0"/>
              <w:jc w:val="center"/>
            </w:pPr>
            <w:r>
              <w:t>2</w:t>
            </w:r>
          </w:p>
        </w:tc>
        <w:tc>
          <w:tcPr>
            <w:tcW w:w="1129" w:type="pct"/>
            <w:shd w:val="clear" w:color="auto" w:fill="auto"/>
            <w:vAlign w:val="center"/>
          </w:tcPr>
          <w:p w14:paraId="0456666D" w14:textId="77777777" w:rsidR="00721876" w:rsidRDefault="00D735F1" w:rsidP="004A0437">
            <w:pPr>
              <w:pStyle w:val="ND"/>
              <w:ind w:firstLine="0"/>
            </w:pPr>
            <w:r>
              <w:t>ten</w:t>
            </w:r>
          </w:p>
        </w:tc>
        <w:tc>
          <w:tcPr>
            <w:tcW w:w="1289" w:type="pct"/>
            <w:shd w:val="clear" w:color="auto" w:fill="auto"/>
            <w:vAlign w:val="center"/>
          </w:tcPr>
          <w:p w14:paraId="01A40E50" w14:textId="77777777" w:rsidR="00721876" w:rsidRDefault="00D735F1" w:rsidP="004A0437">
            <w:pPr>
              <w:pStyle w:val="ND"/>
              <w:ind w:firstLine="0"/>
            </w:pPr>
            <w:r>
              <w:t>Tên điện thoại</w:t>
            </w:r>
          </w:p>
        </w:tc>
        <w:tc>
          <w:tcPr>
            <w:tcW w:w="886" w:type="pct"/>
            <w:shd w:val="clear" w:color="auto" w:fill="auto"/>
            <w:vAlign w:val="center"/>
          </w:tcPr>
          <w:p w14:paraId="0DC5B4B5" w14:textId="77777777" w:rsidR="00721876" w:rsidRDefault="00D735F1" w:rsidP="004A0437">
            <w:pPr>
              <w:pStyle w:val="ND"/>
              <w:ind w:firstLine="0"/>
            </w:pPr>
            <w:r>
              <w:t>varchar</w:t>
            </w:r>
          </w:p>
        </w:tc>
        <w:tc>
          <w:tcPr>
            <w:tcW w:w="1290" w:type="pct"/>
            <w:shd w:val="clear" w:color="auto" w:fill="auto"/>
            <w:vAlign w:val="center"/>
          </w:tcPr>
          <w:p w14:paraId="74B24C95" w14:textId="77777777" w:rsidR="00721876" w:rsidRDefault="00721876" w:rsidP="004A0437">
            <w:pPr>
              <w:pStyle w:val="ND"/>
              <w:ind w:firstLine="0"/>
            </w:pPr>
          </w:p>
        </w:tc>
      </w:tr>
      <w:tr w:rsidR="00D735F1" w:rsidRPr="004A0437" w14:paraId="2945B48D" w14:textId="77777777" w:rsidTr="004A0437">
        <w:tc>
          <w:tcPr>
            <w:tcW w:w="406" w:type="pct"/>
            <w:shd w:val="clear" w:color="auto" w:fill="auto"/>
            <w:vAlign w:val="center"/>
          </w:tcPr>
          <w:p w14:paraId="2AAA984D" w14:textId="77777777" w:rsidR="00D735F1" w:rsidRDefault="00D735F1" w:rsidP="004A0437">
            <w:pPr>
              <w:pStyle w:val="ND"/>
              <w:ind w:firstLine="0"/>
              <w:jc w:val="center"/>
            </w:pPr>
            <w:r>
              <w:t>3</w:t>
            </w:r>
          </w:p>
        </w:tc>
        <w:tc>
          <w:tcPr>
            <w:tcW w:w="1129" w:type="pct"/>
            <w:shd w:val="clear" w:color="auto" w:fill="auto"/>
            <w:vAlign w:val="center"/>
          </w:tcPr>
          <w:p w14:paraId="6DA17FA3" w14:textId="77777777" w:rsidR="00D735F1" w:rsidRDefault="00D735F1" w:rsidP="004A0437">
            <w:pPr>
              <w:pStyle w:val="ND"/>
              <w:ind w:firstLine="0"/>
            </w:pPr>
            <w:r>
              <w:t>gia</w:t>
            </w:r>
          </w:p>
        </w:tc>
        <w:tc>
          <w:tcPr>
            <w:tcW w:w="1289" w:type="pct"/>
            <w:shd w:val="clear" w:color="auto" w:fill="auto"/>
            <w:vAlign w:val="center"/>
          </w:tcPr>
          <w:p w14:paraId="67AA7CDC" w14:textId="77777777" w:rsidR="00D735F1" w:rsidRDefault="00D735F1" w:rsidP="004A0437">
            <w:pPr>
              <w:pStyle w:val="ND"/>
              <w:ind w:firstLine="0"/>
            </w:pPr>
            <w:r>
              <w:t>Giá bán điện thoại</w:t>
            </w:r>
          </w:p>
        </w:tc>
        <w:tc>
          <w:tcPr>
            <w:tcW w:w="886" w:type="pct"/>
            <w:shd w:val="clear" w:color="auto" w:fill="auto"/>
            <w:vAlign w:val="center"/>
          </w:tcPr>
          <w:p w14:paraId="1284EC73" w14:textId="77777777" w:rsidR="00D735F1" w:rsidRDefault="00140541" w:rsidP="004A0437">
            <w:pPr>
              <w:pStyle w:val="ND"/>
              <w:ind w:firstLine="0"/>
            </w:pPr>
            <w:r>
              <w:t>integer</w:t>
            </w:r>
          </w:p>
        </w:tc>
        <w:tc>
          <w:tcPr>
            <w:tcW w:w="1290" w:type="pct"/>
            <w:shd w:val="clear" w:color="auto" w:fill="auto"/>
            <w:vAlign w:val="center"/>
          </w:tcPr>
          <w:p w14:paraId="106FBA2B" w14:textId="77777777" w:rsidR="00D735F1" w:rsidRDefault="00D735F1" w:rsidP="004A0437">
            <w:pPr>
              <w:pStyle w:val="ND"/>
              <w:ind w:firstLine="0"/>
            </w:pPr>
          </w:p>
        </w:tc>
      </w:tr>
      <w:tr w:rsidR="00D735F1" w:rsidRPr="004A0437" w14:paraId="0EEE04A4" w14:textId="77777777" w:rsidTr="004A0437">
        <w:tc>
          <w:tcPr>
            <w:tcW w:w="406" w:type="pct"/>
            <w:shd w:val="clear" w:color="auto" w:fill="auto"/>
            <w:vAlign w:val="center"/>
          </w:tcPr>
          <w:p w14:paraId="722C5026" w14:textId="77777777" w:rsidR="00D735F1" w:rsidRDefault="00D735F1" w:rsidP="004A0437">
            <w:pPr>
              <w:pStyle w:val="ND"/>
              <w:ind w:firstLine="0"/>
              <w:jc w:val="center"/>
            </w:pPr>
            <w:r>
              <w:t>4</w:t>
            </w:r>
          </w:p>
        </w:tc>
        <w:tc>
          <w:tcPr>
            <w:tcW w:w="1129" w:type="pct"/>
            <w:shd w:val="clear" w:color="auto" w:fill="auto"/>
            <w:vAlign w:val="center"/>
          </w:tcPr>
          <w:p w14:paraId="290BB439" w14:textId="77777777" w:rsidR="00D735F1" w:rsidRDefault="00D735F1" w:rsidP="004A0437">
            <w:pPr>
              <w:pStyle w:val="ND"/>
              <w:ind w:firstLine="0"/>
            </w:pPr>
            <w:r>
              <w:t>mota</w:t>
            </w:r>
          </w:p>
        </w:tc>
        <w:tc>
          <w:tcPr>
            <w:tcW w:w="1289" w:type="pct"/>
            <w:shd w:val="clear" w:color="auto" w:fill="auto"/>
            <w:vAlign w:val="center"/>
          </w:tcPr>
          <w:p w14:paraId="410DB045" w14:textId="77777777" w:rsidR="00D735F1" w:rsidRDefault="00D735F1" w:rsidP="004A0437">
            <w:pPr>
              <w:pStyle w:val="ND"/>
              <w:ind w:firstLine="0"/>
            </w:pPr>
            <w:r>
              <w:t>Mô tả về điện thoại</w:t>
            </w:r>
          </w:p>
        </w:tc>
        <w:tc>
          <w:tcPr>
            <w:tcW w:w="886" w:type="pct"/>
            <w:shd w:val="clear" w:color="auto" w:fill="auto"/>
            <w:vAlign w:val="center"/>
          </w:tcPr>
          <w:p w14:paraId="45301E6F" w14:textId="77777777" w:rsidR="00D735F1" w:rsidRDefault="00140541" w:rsidP="004A0437">
            <w:pPr>
              <w:pStyle w:val="ND"/>
              <w:ind w:firstLine="0"/>
            </w:pPr>
            <w:r>
              <w:t>longtext</w:t>
            </w:r>
          </w:p>
        </w:tc>
        <w:tc>
          <w:tcPr>
            <w:tcW w:w="1290" w:type="pct"/>
            <w:shd w:val="clear" w:color="auto" w:fill="auto"/>
            <w:vAlign w:val="center"/>
          </w:tcPr>
          <w:p w14:paraId="620C5A38" w14:textId="77777777" w:rsidR="00D735F1" w:rsidRDefault="00D735F1" w:rsidP="004A0437">
            <w:pPr>
              <w:pStyle w:val="ND"/>
              <w:ind w:firstLine="0"/>
            </w:pPr>
          </w:p>
        </w:tc>
      </w:tr>
      <w:tr w:rsidR="00D735F1" w:rsidRPr="00291C8A" w14:paraId="600800E4" w14:textId="77777777" w:rsidTr="004A0437">
        <w:tc>
          <w:tcPr>
            <w:tcW w:w="406" w:type="pct"/>
            <w:shd w:val="clear" w:color="auto" w:fill="auto"/>
            <w:vAlign w:val="center"/>
          </w:tcPr>
          <w:p w14:paraId="5C34C970" w14:textId="77777777" w:rsidR="00D735F1" w:rsidRDefault="00D735F1" w:rsidP="004A0437">
            <w:pPr>
              <w:pStyle w:val="ND"/>
              <w:ind w:firstLine="0"/>
              <w:jc w:val="center"/>
            </w:pPr>
            <w:r>
              <w:t>5</w:t>
            </w:r>
          </w:p>
        </w:tc>
        <w:tc>
          <w:tcPr>
            <w:tcW w:w="1129" w:type="pct"/>
            <w:shd w:val="clear" w:color="auto" w:fill="auto"/>
            <w:vAlign w:val="center"/>
          </w:tcPr>
          <w:p w14:paraId="7020C0ED" w14:textId="77777777" w:rsidR="00D735F1" w:rsidRDefault="00D735F1" w:rsidP="004A0437">
            <w:pPr>
              <w:pStyle w:val="ND"/>
              <w:ind w:firstLine="0"/>
            </w:pPr>
            <w:r>
              <w:t>hang</w:t>
            </w:r>
            <w:r w:rsidR="00B91F21">
              <w:t>s</w:t>
            </w:r>
            <w:r>
              <w:t>an</w:t>
            </w:r>
            <w:r w:rsidR="00B91F21">
              <w:t>x</w:t>
            </w:r>
            <w:r>
              <w:t>uat</w:t>
            </w:r>
          </w:p>
        </w:tc>
        <w:tc>
          <w:tcPr>
            <w:tcW w:w="1289" w:type="pct"/>
            <w:shd w:val="clear" w:color="auto" w:fill="auto"/>
            <w:vAlign w:val="center"/>
          </w:tcPr>
          <w:p w14:paraId="33962BE0" w14:textId="77777777" w:rsidR="00D735F1" w:rsidRDefault="00D735F1" w:rsidP="004A0437">
            <w:pPr>
              <w:pStyle w:val="ND"/>
              <w:ind w:firstLine="0"/>
            </w:pPr>
            <w:r>
              <w:t xml:space="preserve">Hãng </w:t>
            </w:r>
            <w:r w:rsidR="00B91F21">
              <w:t>s</w:t>
            </w:r>
            <w:r>
              <w:t xml:space="preserve">ản </w:t>
            </w:r>
            <w:r w:rsidR="00B91F21">
              <w:t>x</w:t>
            </w:r>
            <w:r>
              <w:t>uất</w:t>
            </w:r>
          </w:p>
        </w:tc>
        <w:tc>
          <w:tcPr>
            <w:tcW w:w="886" w:type="pct"/>
            <w:shd w:val="clear" w:color="auto" w:fill="auto"/>
            <w:vAlign w:val="center"/>
          </w:tcPr>
          <w:p w14:paraId="231DF9E2" w14:textId="77777777" w:rsidR="00D735F1" w:rsidRDefault="00140541" w:rsidP="004A0437">
            <w:pPr>
              <w:pStyle w:val="ND"/>
              <w:ind w:firstLine="0"/>
            </w:pPr>
            <w:r>
              <w:t>varchar</w:t>
            </w:r>
          </w:p>
        </w:tc>
        <w:tc>
          <w:tcPr>
            <w:tcW w:w="1290" w:type="pct"/>
            <w:shd w:val="clear" w:color="auto" w:fill="auto"/>
            <w:vAlign w:val="center"/>
          </w:tcPr>
          <w:p w14:paraId="50080DD8" w14:textId="77777777" w:rsidR="00D735F1" w:rsidRDefault="00D735F1" w:rsidP="004A0437">
            <w:pPr>
              <w:pStyle w:val="ND"/>
              <w:ind w:firstLine="0"/>
            </w:pPr>
          </w:p>
        </w:tc>
      </w:tr>
      <w:tr w:rsidR="00D735F1" w:rsidRPr="00291C8A" w14:paraId="5390E916" w14:textId="77777777" w:rsidTr="004A0437">
        <w:tc>
          <w:tcPr>
            <w:tcW w:w="406" w:type="pct"/>
            <w:shd w:val="clear" w:color="auto" w:fill="auto"/>
            <w:vAlign w:val="center"/>
          </w:tcPr>
          <w:p w14:paraId="2E171A79" w14:textId="77777777" w:rsidR="00D735F1" w:rsidRDefault="00140541" w:rsidP="004A0437">
            <w:pPr>
              <w:pStyle w:val="ND"/>
              <w:ind w:firstLine="0"/>
              <w:jc w:val="center"/>
            </w:pPr>
            <w:r>
              <w:t>6</w:t>
            </w:r>
          </w:p>
        </w:tc>
        <w:tc>
          <w:tcPr>
            <w:tcW w:w="1129" w:type="pct"/>
            <w:shd w:val="clear" w:color="auto" w:fill="auto"/>
            <w:vAlign w:val="center"/>
          </w:tcPr>
          <w:p w14:paraId="475F6029" w14:textId="77777777" w:rsidR="00D735F1" w:rsidRDefault="00D735F1" w:rsidP="004A0437">
            <w:pPr>
              <w:pStyle w:val="ND"/>
              <w:ind w:firstLine="0"/>
            </w:pPr>
            <w:r>
              <w:t>thuonghieu_id</w:t>
            </w:r>
          </w:p>
        </w:tc>
        <w:tc>
          <w:tcPr>
            <w:tcW w:w="1289" w:type="pct"/>
            <w:shd w:val="clear" w:color="auto" w:fill="auto"/>
            <w:vAlign w:val="center"/>
          </w:tcPr>
          <w:p w14:paraId="30F8D452" w14:textId="77777777" w:rsidR="00D735F1" w:rsidRDefault="00D735F1" w:rsidP="004A0437">
            <w:pPr>
              <w:pStyle w:val="ND"/>
              <w:ind w:firstLine="0"/>
            </w:pPr>
            <w:r>
              <w:t>Thương hiệu</w:t>
            </w:r>
          </w:p>
        </w:tc>
        <w:tc>
          <w:tcPr>
            <w:tcW w:w="886" w:type="pct"/>
            <w:shd w:val="clear" w:color="auto" w:fill="auto"/>
            <w:vAlign w:val="center"/>
          </w:tcPr>
          <w:p w14:paraId="54F615F2" w14:textId="77777777" w:rsidR="00D735F1" w:rsidRDefault="00D735F1" w:rsidP="004A0437">
            <w:pPr>
              <w:pStyle w:val="ND"/>
              <w:ind w:firstLine="0"/>
            </w:pPr>
            <w:r>
              <w:t>integer</w:t>
            </w:r>
          </w:p>
        </w:tc>
        <w:tc>
          <w:tcPr>
            <w:tcW w:w="1290" w:type="pct"/>
            <w:shd w:val="clear" w:color="auto" w:fill="auto"/>
            <w:vAlign w:val="center"/>
          </w:tcPr>
          <w:p w14:paraId="7FB4BBAD" w14:textId="77777777" w:rsidR="00D735F1" w:rsidRDefault="00D735F1" w:rsidP="004A0437">
            <w:pPr>
              <w:pStyle w:val="ND"/>
              <w:ind w:firstLine="0"/>
            </w:pPr>
            <w:r>
              <w:t>Khóa ngoại</w:t>
            </w:r>
          </w:p>
        </w:tc>
      </w:tr>
      <w:tr w:rsidR="00140541" w:rsidRPr="00291C8A" w14:paraId="2704F34D" w14:textId="77777777" w:rsidTr="004A0437">
        <w:tc>
          <w:tcPr>
            <w:tcW w:w="406" w:type="pct"/>
            <w:shd w:val="clear" w:color="auto" w:fill="auto"/>
            <w:vAlign w:val="center"/>
          </w:tcPr>
          <w:p w14:paraId="794AD9F7" w14:textId="77777777" w:rsidR="00140541" w:rsidRDefault="00140541" w:rsidP="004A0437">
            <w:pPr>
              <w:pStyle w:val="ND"/>
              <w:ind w:firstLine="0"/>
              <w:jc w:val="center"/>
            </w:pPr>
            <w:r>
              <w:t>7</w:t>
            </w:r>
          </w:p>
        </w:tc>
        <w:tc>
          <w:tcPr>
            <w:tcW w:w="1129" w:type="pct"/>
            <w:shd w:val="clear" w:color="auto" w:fill="auto"/>
            <w:vAlign w:val="center"/>
          </w:tcPr>
          <w:p w14:paraId="4798C4ED" w14:textId="77777777" w:rsidR="00140541" w:rsidRDefault="00140541" w:rsidP="004A0437">
            <w:pPr>
              <w:pStyle w:val="ND"/>
              <w:ind w:firstLine="0"/>
            </w:pPr>
            <w:r>
              <w:t>thongsokythuat</w:t>
            </w:r>
          </w:p>
        </w:tc>
        <w:tc>
          <w:tcPr>
            <w:tcW w:w="1289" w:type="pct"/>
            <w:shd w:val="clear" w:color="auto" w:fill="auto"/>
            <w:vAlign w:val="center"/>
          </w:tcPr>
          <w:p w14:paraId="4AC79D07" w14:textId="77777777" w:rsidR="00140541" w:rsidRDefault="00140541" w:rsidP="004A0437">
            <w:pPr>
              <w:pStyle w:val="ND"/>
              <w:ind w:firstLine="0"/>
            </w:pPr>
            <w:r>
              <w:t>Thông số kỹ thuật</w:t>
            </w:r>
          </w:p>
        </w:tc>
        <w:tc>
          <w:tcPr>
            <w:tcW w:w="886" w:type="pct"/>
            <w:shd w:val="clear" w:color="auto" w:fill="auto"/>
            <w:vAlign w:val="center"/>
          </w:tcPr>
          <w:p w14:paraId="66DFE2B8" w14:textId="77777777" w:rsidR="00140541" w:rsidRDefault="00140541" w:rsidP="004A0437">
            <w:pPr>
              <w:pStyle w:val="ND"/>
              <w:ind w:firstLine="0"/>
            </w:pPr>
            <w:r>
              <w:t>varchar</w:t>
            </w:r>
          </w:p>
        </w:tc>
        <w:tc>
          <w:tcPr>
            <w:tcW w:w="1290" w:type="pct"/>
            <w:shd w:val="clear" w:color="auto" w:fill="auto"/>
            <w:vAlign w:val="center"/>
          </w:tcPr>
          <w:p w14:paraId="36098A21" w14:textId="77777777" w:rsidR="00140541" w:rsidRDefault="00140541" w:rsidP="004A0437">
            <w:pPr>
              <w:pStyle w:val="ND"/>
              <w:ind w:firstLine="0"/>
            </w:pPr>
          </w:p>
        </w:tc>
      </w:tr>
    </w:tbl>
    <w:p w14:paraId="03F68640" w14:textId="77777777" w:rsidR="001A7FCE" w:rsidRDefault="001A7FCE" w:rsidP="001A7FCE"/>
    <w:p w14:paraId="2388FE59" w14:textId="77777777" w:rsidR="001A7FCE" w:rsidRDefault="001A7FCE" w:rsidP="001A7FCE">
      <w:pPr>
        <w:pStyle w:val="Caption"/>
        <w:keepNext/>
      </w:pPr>
      <w:bookmarkStart w:id="58" w:name="_Toc150763875"/>
      <w:bookmarkStart w:id="59" w:name="_Toc154880611"/>
      <w:r>
        <w:t xml:space="preserve">Bảng </w:t>
      </w:r>
      <w:r w:rsidR="0037699D">
        <w:fldChar w:fldCharType="begin"/>
      </w:r>
      <w:r w:rsidR="0037699D">
        <w:instrText xml:space="preserve"> STYLEREF 1 \s </w:instrText>
      </w:r>
      <w:r w:rsidR="0037699D">
        <w:fldChar w:fldCharType="separate"/>
      </w:r>
      <w:r w:rsidR="008C0A51">
        <w:rPr>
          <w:noProof/>
        </w:rPr>
        <w:t>3</w:t>
      </w:r>
      <w:r w:rsidR="0037699D">
        <w:rPr>
          <w:noProof/>
        </w:rPr>
        <w:fldChar w:fldCharType="end"/>
      </w:r>
      <w:r w:rsidR="008C0A51">
        <w:t>.</w:t>
      </w:r>
      <w:r w:rsidR="0037699D">
        <w:fldChar w:fldCharType="begin"/>
      </w:r>
      <w:r w:rsidR="0037699D">
        <w:instrText xml:space="preserve"> SEQ Bảng \* ARABIC \s 1 </w:instrText>
      </w:r>
      <w:r w:rsidR="0037699D">
        <w:fldChar w:fldCharType="separate"/>
      </w:r>
      <w:r w:rsidR="008C0A51">
        <w:rPr>
          <w:noProof/>
        </w:rPr>
        <w:t>3</w:t>
      </w:r>
      <w:r w:rsidR="0037699D">
        <w:rPr>
          <w:noProof/>
        </w:rPr>
        <w:fldChar w:fldCharType="end"/>
      </w:r>
      <w:r>
        <w:t>: Chi tiết thực thể “hinhanh”</w:t>
      </w:r>
      <w:bookmarkEnd w:id="58"/>
      <w:bookmarkEnd w:id="59"/>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1A7FCE" w:rsidRPr="004A0437" w14:paraId="6E00BDFE" w14:textId="77777777" w:rsidTr="004A0437">
        <w:tc>
          <w:tcPr>
            <w:tcW w:w="406" w:type="pct"/>
            <w:shd w:val="clear" w:color="auto" w:fill="auto"/>
            <w:vAlign w:val="center"/>
          </w:tcPr>
          <w:p w14:paraId="59925F8B" w14:textId="77777777" w:rsidR="001A7FCE" w:rsidRPr="00291C8A" w:rsidRDefault="001A7FCE" w:rsidP="004A0437">
            <w:pPr>
              <w:pStyle w:val="ND"/>
              <w:ind w:firstLine="0"/>
              <w:jc w:val="center"/>
              <w:rPr>
                <w:i/>
              </w:rPr>
            </w:pPr>
            <w:r w:rsidRPr="00291C8A">
              <w:rPr>
                <w:i/>
              </w:rPr>
              <w:t>STT</w:t>
            </w:r>
          </w:p>
        </w:tc>
        <w:tc>
          <w:tcPr>
            <w:tcW w:w="1129" w:type="pct"/>
            <w:shd w:val="clear" w:color="auto" w:fill="auto"/>
            <w:vAlign w:val="center"/>
          </w:tcPr>
          <w:p w14:paraId="5F682EB6" w14:textId="77777777" w:rsidR="001A7FCE" w:rsidRPr="00291C8A" w:rsidRDefault="001A7FCE" w:rsidP="004A0437">
            <w:pPr>
              <w:pStyle w:val="ND"/>
              <w:ind w:firstLine="0"/>
              <w:jc w:val="center"/>
              <w:rPr>
                <w:i/>
              </w:rPr>
            </w:pPr>
            <w:r w:rsidRPr="00291C8A">
              <w:rPr>
                <w:i/>
              </w:rPr>
              <w:t>Thuộc tính</w:t>
            </w:r>
          </w:p>
        </w:tc>
        <w:tc>
          <w:tcPr>
            <w:tcW w:w="1289" w:type="pct"/>
            <w:shd w:val="clear" w:color="auto" w:fill="auto"/>
            <w:vAlign w:val="center"/>
          </w:tcPr>
          <w:p w14:paraId="3AD4E671" w14:textId="77777777" w:rsidR="001A7FCE" w:rsidRPr="00291C8A" w:rsidRDefault="001A7FCE" w:rsidP="004A0437">
            <w:pPr>
              <w:pStyle w:val="ND"/>
              <w:ind w:firstLine="0"/>
              <w:jc w:val="center"/>
              <w:rPr>
                <w:i/>
              </w:rPr>
            </w:pPr>
            <w:r w:rsidRPr="00291C8A">
              <w:rPr>
                <w:i/>
              </w:rPr>
              <w:t>Diễn giải</w:t>
            </w:r>
          </w:p>
        </w:tc>
        <w:tc>
          <w:tcPr>
            <w:tcW w:w="886" w:type="pct"/>
            <w:shd w:val="clear" w:color="auto" w:fill="auto"/>
            <w:vAlign w:val="center"/>
          </w:tcPr>
          <w:p w14:paraId="14994D3A" w14:textId="77777777" w:rsidR="001A7FCE" w:rsidRPr="00291C8A" w:rsidRDefault="001A7FCE" w:rsidP="004A0437">
            <w:pPr>
              <w:pStyle w:val="ND"/>
              <w:ind w:firstLine="0"/>
              <w:jc w:val="center"/>
              <w:rPr>
                <w:i/>
              </w:rPr>
            </w:pPr>
            <w:r w:rsidRPr="00291C8A">
              <w:rPr>
                <w:i/>
              </w:rPr>
              <w:t>Kiểu dữ liệu</w:t>
            </w:r>
          </w:p>
        </w:tc>
        <w:tc>
          <w:tcPr>
            <w:tcW w:w="1290" w:type="pct"/>
            <w:shd w:val="clear" w:color="auto" w:fill="auto"/>
            <w:vAlign w:val="center"/>
          </w:tcPr>
          <w:p w14:paraId="58346B2F" w14:textId="77777777" w:rsidR="001A7FCE" w:rsidRPr="00291C8A" w:rsidRDefault="001A7FCE" w:rsidP="004A0437">
            <w:pPr>
              <w:pStyle w:val="ND"/>
              <w:ind w:firstLine="0"/>
              <w:jc w:val="center"/>
              <w:rPr>
                <w:i/>
              </w:rPr>
            </w:pPr>
            <w:r w:rsidRPr="00291C8A">
              <w:rPr>
                <w:i/>
              </w:rPr>
              <w:t>Ràng buộc toàn vẹn</w:t>
            </w:r>
          </w:p>
        </w:tc>
      </w:tr>
      <w:tr w:rsidR="001A7FCE" w:rsidRPr="004A0437" w14:paraId="316CC00B" w14:textId="77777777" w:rsidTr="004A0437">
        <w:tc>
          <w:tcPr>
            <w:tcW w:w="406" w:type="pct"/>
            <w:shd w:val="clear" w:color="auto" w:fill="auto"/>
            <w:vAlign w:val="center"/>
          </w:tcPr>
          <w:p w14:paraId="2D85A3E6" w14:textId="77777777" w:rsidR="001A7FCE" w:rsidRDefault="001A7FCE" w:rsidP="004A0437">
            <w:pPr>
              <w:pStyle w:val="ND"/>
              <w:ind w:firstLine="0"/>
              <w:jc w:val="center"/>
            </w:pPr>
            <w:r>
              <w:t>1</w:t>
            </w:r>
          </w:p>
        </w:tc>
        <w:tc>
          <w:tcPr>
            <w:tcW w:w="1129" w:type="pct"/>
            <w:shd w:val="clear" w:color="auto" w:fill="auto"/>
            <w:vAlign w:val="center"/>
          </w:tcPr>
          <w:p w14:paraId="7AED744F" w14:textId="77777777" w:rsidR="001A7FCE" w:rsidRDefault="001A7FCE" w:rsidP="004A0437">
            <w:pPr>
              <w:pStyle w:val="ND"/>
              <w:ind w:firstLine="0"/>
            </w:pPr>
            <w:r>
              <w:t>id</w:t>
            </w:r>
          </w:p>
        </w:tc>
        <w:tc>
          <w:tcPr>
            <w:tcW w:w="1289" w:type="pct"/>
            <w:shd w:val="clear" w:color="auto" w:fill="auto"/>
            <w:vAlign w:val="center"/>
          </w:tcPr>
          <w:p w14:paraId="0293FF07" w14:textId="77777777" w:rsidR="001A7FCE" w:rsidRDefault="001A7FCE" w:rsidP="004A0437">
            <w:pPr>
              <w:pStyle w:val="ND"/>
              <w:ind w:firstLine="0"/>
            </w:pPr>
            <w:r>
              <w:t xml:space="preserve">ID </w:t>
            </w:r>
            <w:r w:rsidR="00E45391">
              <w:t>hình ảnh</w:t>
            </w:r>
          </w:p>
        </w:tc>
        <w:tc>
          <w:tcPr>
            <w:tcW w:w="886" w:type="pct"/>
            <w:shd w:val="clear" w:color="auto" w:fill="auto"/>
            <w:vAlign w:val="center"/>
          </w:tcPr>
          <w:p w14:paraId="02AB5AA1" w14:textId="77777777" w:rsidR="001A7FCE" w:rsidRDefault="001A7FCE" w:rsidP="004A0437">
            <w:pPr>
              <w:pStyle w:val="ND"/>
              <w:ind w:firstLine="0"/>
            </w:pPr>
            <w:r>
              <w:t>integer</w:t>
            </w:r>
          </w:p>
        </w:tc>
        <w:tc>
          <w:tcPr>
            <w:tcW w:w="1290" w:type="pct"/>
            <w:shd w:val="clear" w:color="auto" w:fill="auto"/>
            <w:vAlign w:val="center"/>
          </w:tcPr>
          <w:p w14:paraId="02C096FB" w14:textId="77777777" w:rsidR="001A7FCE" w:rsidRDefault="001A7FCE" w:rsidP="004A0437">
            <w:pPr>
              <w:pStyle w:val="ND"/>
              <w:ind w:firstLine="0"/>
            </w:pPr>
            <w:r>
              <w:t>Khóa chính</w:t>
            </w:r>
          </w:p>
        </w:tc>
      </w:tr>
      <w:tr w:rsidR="001A7FCE" w:rsidRPr="004A0437" w14:paraId="6319654E" w14:textId="77777777" w:rsidTr="004A0437">
        <w:tc>
          <w:tcPr>
            <w:tcW w:w="406" w:type="pct"/>
            <w:shd w:val="clear" w:color="auto" w:fill="auto"/>
            <w:vAlign w:val="center"/>
          </w:tcPr>
          <w:p w14:paraId="3410464C" w14:textId="77777777" w:rsidR="001A7FCE" w:rsidRDefault="001A7FCE" w:rsidP="004A0437">
            <w:pPr>
              <w:pStyle w:val="ND"/>
              <w:ind w:firstLine="0"/>
              <w:jc w:val="center"/>
            </w:pPr>
            <w:r>
              <w:t>2</w:t>
            </w:r>
          </w:p>
        </w:tc>
        <w:tc>
          <w:tcPr>
            <w:tcW w:w="1129" w:type="pct"/>
            <w:shd w:val="clear" w:color="auto" w:fill="auto"/>
            <w:vAlign w:val="center"/>
          </w:tcPr>
          <w:p w14:paraId="6F659C46" w14:textId="77777777" w:rsidR="001A7FCE" w:rsidRDefault="00E45391" w:rsidP="004A0437">
            <w:pPr>
              <w:pStyle w:val="ND"/>
              <w:ind w:firstLine="0"/>
            </w:pPr>
            <w:r>
              <w:t>link</w:t>
            </w:r>
          </w:p>
        </w:tc>
        <w:tc>
          <w:tcPr>
            <w:tcW w:w="1289" w:type="pct"/>
            <w:shd w:val="clear" w:color="auto" w:fill="auto"/>
            <w:vAlign w:val="center"/>
          </w:tcPr>
          <w:p w14:paraId="282916A4" w14:textId="77777777" w:rsidR="001A7FCE" w:rsidRDefault="00E45391" w:rsidP="004A0437">
            <w:pPr>
              <w:pStyle w:val="ND"/>
              <w:ind w:firstLine="0"/>
            </w:pPr>
            <w:r>
              <w:t>Link hình ảnh</w:t>
            </w:r>
          </w:p>
        </w:tc>
        <w:tc>
          <w:tcPr>
            <w:tcW w:w="886" w:type="pct"/>
            <w:shd w:val="clear" w:color="auto" w:fill="auto"/>
            <w:vAlign w:val="center"/>
          </w:tcPr>
          <w:p w14:paraId="4B564E58" w14:textId="77777777" w:rsidR="001A7FCE" w:rsidRDefault="001A7FCE" w:rsidP="004A0437">
            <w:pPr>
              <w:pStyle w:val="ND"/>
              <w:ind w:firstLine="0"/>
            </w:pPr>
            <w:r>
              <w:t>varchar</w:t>
            </w:r>
          </w:p>
        </w:tc>
        <w:tc>
          <w:tcPr>
            <w:tcW w:w="1290" w:type="pct"/>
            <w:shd w:val="clear" w:color="auto" w:fill="auto"/>
            <w:vAlign w:val="center"/>
          </w:tcPr>
          <w:p w14:paraId="49086BB9" w14:textId="77777777" w:rsidR="001A7FCE" w:rsidRDefault="001A7FCE" w:rsidP="004A0437">
            <w:pPr>
              <w:pStyle w:val="ND"/>
              <w:ind w:firstLine="0"/>
            </w:pPr>
          </w:p>
        </w:tc>
      </w:tr>
      <w:tr w:rsidR="001A7FCE" w:rsidRPr="00291C8A" w14:paraId="1A6D512A" w14:textId="77777777" w:rsidTr="004A0437">
        <w:tc>
          <w:tcPr>
            <w:tcW w:w="406" w:type="pct"/>
            <w:shd w:val="clear" w:color="auto" w:fill="auto"/>
            <w:vAlign w:val="center"/>
          </w:tcPr>
          <w:p w14:paraId="60505E04" w14:textId="77777777" w:rsidR="001A7FCE" w:rsidRDefault="00E45391" w:rsidP="004A0437">
            <w:pPr>
              <w:pStyle w:val="ND"/>
              <w:ind w:firstLine="0"/>
              <w:jc w:val="center"/>
            </w:pPr>
            <w:r>
              <w:t>3</w:t>
            </w:r>
          </w:p>
        </w:tc>
        <w:tc>
          <w:tcPr>
            <w:tcW w:w="1129" w:type="pct"/>
            <w:shd w:val="clear" w:color="auto" w:fill="auto"/>
            <w:vAlign w:val="center"/>
          </w:tcPr>
          <w:p w14:paraId="0633A2E3" w14:textId="77777777" w:rsidR="001A7FCE" w:rsidRDefault="00E45391" w:rsidP="004A0437">
            <w:pPr>
              <w:pStyle w:val="ND"/>
              <w:ind w:firstLine="0"/>
            </w:pPr>
            <w:r>
              <w:t>sanpham</w:t>
            </w:r>
            <w:r w:rsidR="001A7FCE">
              <w:t>_id</w:t>
            </w:r>
          </w:p>
        </w:tc>
        <w:tc>
          <w:tcPr>
            <w:tcW w:w="1289" w:type="pct"/>
            <w:shd w:val="clear" w:color="auto" w:fill="auto"/>
            <w:vAlign w:val="center"/>
          </w:tcPr>
          <w:p w14:paraId="05FC935E" w14:textId="77777777" w:rsidR="001A7FCE" w:rsidRDefault="00E45391" w:rsidP="004A0437">
            <w:pPr>
              <w:pStyle w:val="ND"/>
              <w:ind w:firstLine="0"/>
            </w:pPr>
            <w:r>
              <w:t>Sản phẩm</w:t>
            </w:r>
          </w:p>
        </w:tc>
        <w:tc>
          <w:tcPr>
            <w:tcW w:w="886" w:type="pct"/>
            <w:shd w:val="clear" w:color="auto" w:fill="auto"/>
            <w:vAlign w:val="center"/>
          </w:tcPr>
          <w:p w14:paraId="45AE39C4" w14:textId="77777777" w:rsidR="001A7FCE" w:rsidRDefault="001A7FCE" w:rsidP="004A0437">
            <w:pPr>
              <w:pStyle w:val="ND"/>
              <w:ind w:firstLine="0"/>
            </w:pPr>
            <w:r>
              <w:t>integer</w:t>
            </w:r>
          </w:p>
        </w:tc>
        <w:tc>
          <w:tcPr>
            <w:tcW w:w="1290" w:type="pct"/>
            <w:shd w:val="clear" w:color="auto" w:fill="auto"/>
            <w:vAlign w:val="center"/>
          </w:tcPr>
          <w:p w14:paraId="47EAEC05" w14:textId="77777777" w:rsidR="001A7FCE" w:rsidRDefault="001A7FCE" w:rsidP="004A0437">
            <w:pPr>
              <w:pStyle w:val="ND"/>
              <w:ind w:firstLine="0"/>
            </w:pPr>
            <w:r>
              <w:t>Khóa ngoại</w:t>
            </w:r>
          </w:p>
        </w:tc>
      </w:tr>
    </w:tbl>
    <w:p w14:paraId="6ECF6776" w14:textId="77777777" w:rsidR="001A7FCE" w:rsidRDefault="001A7FCE" w:rsidP="001A7FCE"/>
    <w:p w14:paraId="25C10458" w14:textId="77777777" w:rsidR="001B3CE5" w:rsidRDefault="001B3CE5" w:rsidP="001B3CE5">
      <w:pPr>
        <w:pStyle w:val="Caption"/>
        <w:keepNext/>
      </w:pPr>
      <w:bookmarkStart w:id="60" w:name="_Toc154880612"/>
      <w:bookmarkStart w:id="61" w:name="_Toc150763876"/>
      <w:r>
        <w:t xml:space="preserve">Bảng </w:t>
      </w:r>
      <w:r w:rsidR="0037699D">
        <w:fldChar w:fldCharType="begin"/>
      </w:r>
      <w:r w:rsidR="0037699D">
        <w:instrText xml:space="preserve"> STYLEREF 1 \s </w:instrText>
      </w:r>
      <w:r w:rsidR="0037699D">
        <w:fldChar w:fldCharType="separate"/>
      </w:r>
      <w:r w:rsidR="008C0A51">
        <w:rPr>
          <w:noProof/>
        </w:rPr>
        <w:t>3</w:t>
      </w:r>
      <w:r w:rsidR="0037699D">
        <w:rPr>
          <w:noProof/>
        </w:rPr>
        <w:fldChar w:fldCharType="end"/>
      </w:r>
      <w:r w:rsidR="008C0A51">
        <w:t>.</w:t>
      </w:r>
      <w:r w:rsidR="0037699D">
        <w:fldChar w:fldCharType="begin"/>
      </w:r>
      <w:r w:rsidR="0037699D">
        <w:instrText xml:space="preserve"> SEQ Bảng \* ARABIC \s 1 </w:instrText>
      </w:r>
      <w:r w:rsidR="0037699D">
        <w:fldChar w:fldCharType="separate"/>
      </w:r>
      <w:r w:rsidR="008C0A51">
        <w:rPr>
          <w:noProof/>
        </w:rPr>
        <w:t>4</w:t>
      </w:r>
      <w:r w:rsidR="0037699D">
        <w:rPr>
          <w:noProof/>
        </w:rPr>
        <w:fldChar w:fldCharType="end"/>
      </w:r>
      <w:r>
        <w:t>: Chi tiết thực th</w:t>
      </w:r>
      <w:r w:rsidR="005C2AAC">
        <w:t>ể</w:t>
      </w:r>
      <w:r>
        <w:t xml:space="preserve"> “</w:t>
      </w:r>
      <w:r w:rsidR="006F5119">
        <w:t>thuonghieu</w:t>
      </w:r>
      <w:r>
        <w:t>”</w:t>
      </w:r>
      <w:bookmarkEnd w:id="60"/>
      <w:r>
        <w:t xml:space="preserve"> </w:t>
      </w:r>
      <w:bookmarkEnd w:id="61"/>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6F5119" w:rsidRPr="004A0437" w14:paraId="6D6513E0" w14:textId="77777777">
        <w:tc>
          <w:tcPr>
            <w:tcW w:w="406" w:type="pct"/>
            <w:shd w:val="clear" w:color="auto" w:fill="auto"/>
            <w:vAlign w:val="center"/>
          </w:tcPr>
          <w:p w14:paraId="78D05BCA" w14:textId="77777777" w:rsidR="006F5119" w:rsidRPr="00291C8A" w:rsidRDefault="006F5119">
            <w:pPr>
              <w:pStyle w:val="ND"/>
              <w:ind w:firstLine="0"/>
              <w:jc w:val="center"/>
              <w:rPr>
                <w:i/>
              </w:rPr>
            </w:pPr>
            <w:r w:rsidRPr="00291C8A">
              <w:rPr>
                <w:i/>
              </w:rPr>
              <w:t>STT</w:t>
            </w:r>
          </w:p>
        </w:tc>
        <w:tc>
          <w:tcPr>
            <w:tcW w:w="1129" w:type="pct"/>
            <w:shd w:val="clear" w:color="auto" w:fill="auto"/>
            <w:vAlign w:val="center"/>
          </w:tcPr>
          <w:p w14:paraId="6C5E3A95" w14:textId="77777777" w:rsidR="006F5119" w:rsidRPr="00291C8A" w:rsidRDefault="006F5119">
            <w:pPr>
              <w:pStyle w:val="ND"/>
              <w:ind w:firstLine="0"/>
              <w:jc w:val="center"/>
              <w:rPr>
                <w:i/>
              </w:rPr>
            </w:pPr>
            <w:r w:rsidRPr="00291C8A">
              <w:rPr>
                <w:i/>
              </w:rPr>
              <w:t>Thuộc tính</w:t>
            </w:r>
          </w:p>
        </w:tc>
        <w:tc>
          <w:tcPr>
            <w:tcW w:w="1289" w:type="pct"/>
            <w:shd w:val="clear" w:color="auto" w:fill="auto"/>
            <w:vAlign w:val="center"/>
          </w:tcPr>
          <w:p w14:paraId="75FA5D0A" w14:textId="77777777" w:rsidR="006F5119" w:rsidRPr="00291C8A" w:rsidRDefault="006F5119">
            <w:pPr>
              <w:pStyle w:val="ND"/>
              <w:ind w:firstLine="0"/>
              <w:jc w:val="center"/>
              <w:rPr>
                <w:i/>
              </w:rPr>
            </w:pPr>
            <w:r w:rsidRPr="00291C8A">
              <w:rPr>
                <w:i/>
              </w:rPr>
              <w:t>Diễn giải</w:t>
            </w:r>
          </w:p>
        </w:tc>
        <w:tc>
          <w:tcPr>
            <w:tcW w:w="886" w:type="pct"/>
            <w:shd w:val="clear" w:color="auto" w:fill="auto"/>
            <w:vAlign w:val="center"/>
          </w:tcPr>
          <w:p w14:paraId="20D02CAA" w14:textId="77777777" w:rsidR="006F5119" w:rsidRPr="00291C8A" w:rsidRDefault="006F5119">
            <w:pPr>
              <w:pStyle w:val="ND"/>
              <w:ind w:firstLine="0"/>
              <w:jc w:val="center"/>
              <w:rPr>
                <w:i/>
              </w:rPr>
            </w:pPr>
            <w:r w:rsidRPr="00291C8A">
              <w:rPr>
                <w:i/>
              </w:rPr>
              <w:t>Kiểu dữ liệu</w:t>
            </w:r>
          </w:p>
        </w:tc>
        <w:tc>
          <w:tcPr>
            <w:tcW w:w="1290" w:type="pct"/>
            <w:shd w:val="clear" w:color="auto" w:fill="auto"/>
            <w:vAlign w:val="center"/>
          </w:tcPr>
          <w:p w14:paraId="6D4E3C1D" w14:textId="77777777" w:rsidR="006F5119" w:rsidRPr="00291C8A" w:rsidRDefault="006F5119">
            <w:pPr>
              <w:pStyle w:val="ND"/>
              <w:ind w:firstLine="0"/>
              <w:jc w:val="center"/>
              <w:rPr>
                <w:i/>
              </w:rPr>
            </w:pPr>
            <w:r w:rsidRPr="00291C8A">
              <w:rPr>
                <w:i/>
              </w:rPr>
              <w:t>Ràng buộc toàn vẹn</w:t>
            </w:r>
          </w:p>
        </w:tc>
      </w:tr>
      <w:tr w:rsidR="006F5119" w:rsidRPr="004A0437" w14:paraId="24EEA922" w14:textId="77777777">
        <w:tc>
          <w:tcPr>
            <w:tcW w:w="406" w:type="pct"/>
            <w:shd w:val="clear" w:color="auto" w:fill="auto"/>
            <w:vAlign w:val="center"/>
          </w:tcPr>
          <w:p w14:paraId="59B87594" w14:textId="77777777" w:rsidR="006F5119" w:rsidRDefault="006F5119">
            <w:pPr>
              <w:pStyle w:val="ND"/>
              <w:ind w:firstLine="0"/>
              <w:jc w:val="center"/>
            </w:pPr>
            <w:r>
              <w:t>1</w:t>
            </w:r>
          </w:p>
        </w:tc>
        <w:tc>
          <w:tcPr>
            <w:tcW w:w="1129" w:type="pct"/>
            <w:shd w:val="clear" w:color="auto" w:fill="auto"/>
            <w:vAlign w:val="center"/>
          </w:tcPr>
          <w:p w14:paraId="14839CB0" w14:textId="77777777" w:rsidR="006F5119" w:rsidRDefault="006F5119">
            <w:pPr>
              <w:pStyle w:val="ND"/>
              <w:ind w:firstLine="0"/>
            </w:pPr>
            <w:r>
              <w:t>id</w:t>
            </w:r>
          </w:p>
        </w:tc>
        <w:tc>
          <w:tcPr>
            <w:tcW w:w="1289" w:type="pct"/>
            <w:shd w:val="clear" w:color="auto" w:fill="auto"/>
            <w:vAlign w:val="center"/>
          </w:tcPr>
          <w:p w14:paraId="181ED153" w14:textId="77777777" w:rsidR="006F5119" w:rsidRDefault="006F5119">
            <w:pPr>
              <w:pStyle w:val="ND"/>
              <w:ind w:firstLine="0"/>
            </w:pPr>
            <w:r>
              <w:t>ID thương hiệu</w:t>
            </w:r>
          </w:p>
        </w:tc>
        <w:tc>
          <w:tcPr>
            <w:tcW w:w="886" w:type="pct"/>
            <w:shd w:val="clear" w:color="auto" w:fill="auto"/>
            <w:vAlign w:val="center"/>
          </w:tcPr>
          <w:p w14:paraId="71511845" w14:textId="77777777" w:rsidR="006F5119" w:rsidRDefault="006F5119">
            <w:pPr>
              <w:pStyle w:val="ND"/>
              <w:ind w:firstLine="0"/>
            </w:pPr>
            <w:r>
              <w:t>integer</w:t>
            </w:r>
          </w:p>
        </w:tc>
        <w:tc>
          <w:tcPr>
            <w:tcW w:w="1290" w:type="pct"/>
            <w:shd w:val="clear" w:color="auto" w:fill="auto"/>
            <w:vAlign w:val="center"/>
          </w:tcPr>
          <w:p w14:paraId="4F1CF4F8" w14:textId="77777777" w:rsidR="006F5119" w:rsidRDefault="006F5119">
            <w:pPr>
              <w:pStyle w:val="ND"/>
              <w:ind w:firstLine="0"/>
            </w:pPr>
            <w:r>
              <w:t>Khóa chính</w:t>
            </w:r>
          </w:p>
        </w:tc>
      </w:tr>
      <w:tr w:rsidR="006F5119" w:rsidRPr="004A0437" w14:paraId="1756F143" w14:textId="77777777">
        <w:tc>
          <w:tcPr>
            <w:tcW w:w="406" w:type="pct"/>
            <w:shd w:val="clear" w:color="auto" w:fill="auto"/>
            <w:vAlign w:val="center"/>
          </w:tcPr>
          <w:p w14:paraId="72DB4B6D" w14:textId="77777777" w:rsidR="006F5119" w:rsidRDefault="006F5119">
            <w:pPr>
              <w:pStyle w:val="ND"/>
              <w:ind w:firstLine="0"/>
              <w:jc w:val="center"/>
            </w:pPr>
            <w:r>
              <w:t>2</w:t>
            </w:r>
          </w:p>
        </w:tc>
        <w:tc>
          <w:tcPr>
            <w:tcW w:w="1129" w:type="pct"/>
            <w:shd w:val="clear" w:color="auto" w:fill="auto"/>
            <w:vAlign w:val="center"/>
          </w:tcPr>
          <w:p w14:paraId="61E978C6" w14:textId="77777777" w:rsidR="006F5119" w:rsidRDefault="006F5119">
            <w:pPr>
              <w:pStyle w:val="ND"/>
              <w:ind w:firstLine="0"/>
            </w:pPr>
            <w:r>
              <w:t>tenthuonghieu</w:t>
            </w:r>
          </w:p>
        </w:tc>
        <w:tc>
          <w:tcPr>
            <w:tcW w:w="1289" w:type="pct"/>
            <w:shd w:val="clear" w:color="auto" w:fill="auto"/>
            <w:vAlign w:val="center"/>
          </w:tcPr>
          <w:p w14:paraId="54CB3E96" w14:textId="77777777" w:rsidR="006F5119" w:rsidRDefault="006F5119">
            <w:pPr>
              <w:pStyle w:val="ND"/>
              <w:ind w:firstLine="0"/>
            </w:pPr>
            <w:r>
              <w:t>Tên thương hiệu</w:t>
            </w:r>
          </w:p>
        </w:tc>
        <w:tc>
          <w:tcPr>
            <w:tcW w:w="886" w:type="pct"/>
            <w:shd w:val="clear" w:color="auto" w:fill="auto"/>
            <w:vAlign w:val="center"/>
          </w:tcPr>
          <w:p w14:paraId="142CE799" w14:textId="77777777" w:rsidR="006F5119" w:rsidRDefault="006F5119">
            <w:pPr>
              <w:pStyle w:val="ND"/>
              <w:ind w:firstLine="0"/>
            </w:pPr>
            <w:r>
              <w:t>varchar</w:t>
            </w:r>
          </w:p>
        </w:tc>
        <w:tc>
          <w:tcPr>
            <w:tcW w:w="1290" w:type="pct"/>
            <w:shd w:val="clear" w:color="auto" w:fill="auto"/>
            <w:vAlign w:val="center"/>
          </w:tcPr>
          <w:p w14:paraId="19BD89AA" w14:textId="77777777" w:rsidR="006F5119" w:rsidRDefault="006F5119">
            <w:pPr>
              <w:pStyle w:val="ND"/>
              <w:ind w:firstLine="0"/>
            </w:pPr>
          </w:p>
        </w:tc>
      </w:tr>
      <w:tr w:rsidR="006F5119" w:rsidRPr="004A0437" w14:paraId="013FAE1A" w14:textId="77777777">
        <w:tc>
          <w:tcPr>
            <w:tcW w:w="406" w:type="pct"/>
            <w:shd w:val="clear" w:color="auto" w:fill="auto"/>
            <w:vAlign w:val="center"/>
          </w:tcPr>
          <w:p w14:paraId="7D725B26" w14:textId="77777777" w:rsidR="006F5119" w:rsidRDefault="006F5119">
            <w:pPr>
              <w:pStyle w:val="ND"/>
              <w:ind w:firstLine="0"/>
              <w:jc w:val="center"/>
            </w:pPr>
            <w:r>
              <w:t>3</w:t>
            </w:r>
          </w:p>
        </w:tc>
        <w:tc>
          <w:tcPr>
            <w:tcW w:w="1129" w:type="pct"/>
            <w:shd w:val="clear" w:color="auto" w:fill="auto"/>
            <w:vAlign w:val="center"/>
          </w:tcPr>
          <w:p w14:paraId="271FA968" w14:textId="77777777" w:rsidR="006F5119" w:rsidRDefault="006F5119">
            <w:pPr>
              <w:pStyle w:val="ND"/>
              <w:ind w:firstLine="0"/>
            </w:pPr>
            <w:r>
              <w:t>xuatxu</w:t>
            </w:r>
          </w:p>
        </w:tc>
        <w:tc>
          <w:tcPr>
            <w:tcW w:w="1289" w:type="pct"/>
            <w:shd w:val="clear" w:color="auto" w:fill="auto"/>
            <w:vAlign w:val="center"/>
          </w:tcPr>
          <w:p w14:paraId="04B2C424" w14:textId="77777777" w:rsidR="006F5119" w:rsidRDefault="006F5119">
            <w:pPr>
              <w:pStyle w:val="ND"/>
              <w:ind w:firstLine="0"/>
            </w:pPr>
            <w:r>
              <w:t>Xuất xứ</w:t>
            </w:r>
          </w:p>
        </w:tc>
        <w:tc>
          <w:tcPr>
            <w:tcW w:w="886" w:type="pct"/>
            <w:shd w:val="clear" w:color="auto" w:fill="auto"/>
            <w:vAlign w:val="center"/>
          </w:tcPr>
          <w:p w14:paraId="591B45E2" w14:textId="77777777" w:rsidR="006F5119" w:rsidRDefault="006F5119">
            <w:pPr>
              <w:pStyle w:val="ND"/>
              <w:ind w:firstLine="0"/>
            </w:pPr>
            <w:r>
              <w:t>varchar</w:t>
            </w:r>
          </w:p>
        </w:tc>
        <w:tc>
          <w:tcPr>
            <w:tcW w:w="1290" w:type="pct"/>
            <w:shd w:val="clear" w:color="auto" w:fill="auto"/>
            <w:vAlign w:val="center"/>
          </w:tcPr>
          <w:p w14:paraId="0654E0C6" w14:textId="77777777" w:rsidR="006F5119" w:rsidRDefault="006F5119">
            <w:pPr>
              <w:pStyle w:val="ND"/>
              <w:ind w:firstLine="0"/>
            </w:pPr>
          </w:p>
        </w:tc>
      </w:tr>
      <w:tr w:rsidR="006F5119" w:rsidRPr="004A0437" w14:paraId="0AD4255D" w14:textId="77777777">
        <w:tc>
          <w:tcPr>
            <w:tcW w:w="406" w:type="pct"/>
            <w:shd w:val="clear" w:color="auto" w:fill="auto"/>
            <w:vAlign w:val="center"/>
          </w:tcPr>
          <w:p w14:paraId="0306C855" w14:textId="77777777" w:rsidR="006F5119" w:rsidRDefault="006F5119">
            <w:pPr>
              <w:pStyle w:val="ND"/>
              <w:ind w:firstLine="0"/>
              <w:jc w:val="center"/>
            </w:pPr>
            <w:r>
              <w:lastRenderedPageBreak/>
              <w:t>4</w:t>
            </w:r>
          </w:p>
        </w:tc>
        <w:tc>
          <w:tcPr>
            <w:tcW w:w="1129" w:type="pct"/>
            <w:shd w:val="clear" w:color="auto" w:fill="auto"/>
            <w:vAlign w:val="center"/>
          </w:tcPr>
          <w:p w14:paraId="364010CA" w14:textId="77777777" w:rsidR="006F5119" w:rsidRDefault="006F5119">
            <w:pPr>
              <w:pStyle w:val="ND"/>
              <w:ind w:firstLine="0"/>
            </w:pPr>
            <w:r>
              <w:t>mota</w:t>
            </w:r>
          </w:p>
        </w:tc>
        <w:tc>
          <w:tcPr>
            <w:tcW w:w="1289" w:type="pct"/>
            <w:shd w:val="clear" w:color="auto" w:fill="auto"/>
            <w:vAlign w:val="center"/>
          </w:tcPr>
          <w:p w14:paraId="52D0E54A" w14:textId="77777777" w:rsidR="006F5119" w:rsidRDefault="006F5119">
            <w:pPr>
              <w:pStyle w:val="ND"/>
              <w:ind w:firstLine="0"/>
            </w:pPr>
            <w:r>
              <w:t>Mô tả</w:t>
            </w:r>
          </w:p>
        </w:tc>
        <w:tc>
          <w:tcPr>
            <w:tcW w:w="886" w:type="pct"/>
            <w:shd w:val="clear" w:color="auto" w:fill="auto"/>
            <w:vAlign w:val="center"/>
          </w:tcPr>
          <w:p w14:paraId="32F9398D" w14:textId="77777777" w:rsidR="006F5119" w:rsidRDefault="000B07E8">
            <w:pPr>
              <w:pStyle w:val="ND"/>
              <w:ind w:firstLine="0"/>
            </w:pPr>
            <w:r>
              <w:t>long</w:t>
            </w:r>
            <w:r w:rsidR="006F5119">
              <w:t>text</w:t>
            </w:r>
          </w:p>
        </w:tc>
        <w:tc>
          <w:tcPr>
            <w:tcW w:w="1290" w:type="pct"/>
            <w:shd w:val="clear" w:color="auto" w:fill="auto"/>
            <w:vAlign w:val="center"/>
          </w:tcPr>
          <w:p w14:paraId="1E219EC1" w14:textId="77777777" w:rsidR="006F5119" w:rsidRDefault="006F5119">
            <w:pPr>
              <w:pStyle w:val="ND"/>
              <w:ind w:firstLine="0"/>
            </w:pPr>
          </w:p>
        </w:tc>
      </w:tr>
      <w:tr w:rsidR="006F5119" w:rsidRPr="004A0437" w14:paraId="14E3857C" w14:textId="77777777">
        <w:tc>
          <w:tcPr>
            <w:tcW w:w="406" w:type="pct"/>
            <w:shd w:val="clear" w:color="auto" w:fill="auto"/>
            <w:vAlign w:val="center"/>
          </w:tcPr>
          <w:p w14:paraId="07AA0CB2" w14:textId="77777777" w:rsidR="006F5119" w:rsidRDefault="006F5119">
            <w:pPr>
              <w:pStyle w:val="ND"/>
              <w:ind w:firstLine="0"/>
              <w:jc w:val="center"/>
            </w:pPr>
            <w:r>
              <w:t>5</w:t>
            </w:r>
          </w:p>
        </w:tc>
        <w:tc>
          <w:tcPr>
            <w:tcW w:w="1129" w:type="pct"/>
            <w:shd w:val="clear" w:color="auto" w:fill="auto"/>
            <w:vAlign w:val="center"/>
          </w:tcPr>
          <w:p w14:paraId="21B5CD13" w14:textId="77777777" w:rsidR="006F5119" w:rsidRDefault="00323AD7">
            <w:pPr>
              <w:pStyle w:val="ND"/>
              <w:ind w:firstLine="0"/>
            </w:pPr>
            <w:r>
              <w:t>anhthuonghieu</w:t>
            </w:r>
          </w:p>
        </w:tc>
        <w:tc>
          <w:tcPr>
            <w:tcW w:w="1289" w:type="pct"/>
            <w:shd w:val="clear" w:color="auto" w:fill="auto"/>
            <w:vAlign w:val="center"/>
          </w:tcPr>
          <w:p w14:paraId="56892585" w14:textId="77777777" w:rsidR="006F5119" w:rsidRDefault="00323AD7">
            <w:pPr>
              <w:pStyle w:val="ND"/>
              <w:ind w:firstLine="0"/>
            </w:pPr>
            <w:r>
              <w:t>Ảnh thương hiệu</w:t>
            </w:r>
          </w:p>
        </w:tc>
        <w:tc>
          <w:tcPr>
            <w:tcW w:w="886" w:type="pct"/>
            <w:shd w:val="clear" w:color="auto" w:fill="auto"/>
            <w:vAlign w:val="center"/>
          </w:tcPr>
          <w:p w14:paraId="6671546D" w14:textId="77777777" w:rsidR="006F5119" w:rsidRDefault="00323AD7">
            <w:pPr>
              <w:pStyle w:val="ND"/>
              <w:ind w:firstLine="0"/>
            </w:pPr>
            <w:r>
              <w:t>varchar</w:t>
            </w:r>
          </w:p>
        </w:tc>
        <w:tc>
          <w:tcPr>
            <w:tcW w:w="1290" w:type="pct"/>
            <w:shd w:val="clear" w:color="auto" w:fill="auto"/>
            <w:vAlign w:val="center"/>
          </w:tcPr>
          <w:p w14:paraId="24C0D621" w14:textId="77777777" w:rsidR="006F5119" w:rsidRDefault="006F5119">
            <w:pPr>
              <w:pStyle w:val="ND"/>
              <w:ind w:firstLine="0"/>
            </w:pPr>
          </w:p>
        </w:tc>
      </w:tr>
    </w:tbl>
    <w:p w14:paraId="7784A32F" w14:textId="77777777" w:rsidR="001B3CE5" w:rsidRDefault="001B3CE5" w:rsidP="001A7FCE"/>
    <w:p w14:paraId="36754AAB" w14:textId="77777777" w:rsidR="005C2AAC" w:rsidRDefault="005C2AAC" w:rsidP="005C2AAC">
      <w:pPr>
        <w:pStyle w:val="Caption"/>
        <w:keepNext/>
      </w:pPr>
      <w:bookmarkStart w:id="62" w:name="_Toc150763877"/>
      <w:bookmarkStart w:id="63" w:name="_Toc154880613"/>
      <w:r>
        <w:t xml:space="preserve">Bảng </w:t>
      </w:r>
      <w:r w:rsidR="0037699D">
        <w:fldChar w:fldCharType="begin"/>
      </w:r>
      <w:r w:rsidR="0037699D">
        <w:instrText xml:space="preserve"> STYLEREF 1 \s </w:instrText>
      </w:r>
      <w:r w:rsidR="0037699D">
        <w:fldChar w:fldCharType="separate"/>
      </w:r>
      <w:r w:rsidR="008C0A51">
        <w:rPr>
          <w:noProof/>
        </w:rPr>
        <w:t>3</w:t>
      </w:r>
      <w:r w:rsidR="0037699D">
        <w:rPr>
          <w:noProof/>
        </w:rPr>
        <w:fldChar w:fldCharType="end"/>
      </w:r>
      <w:r w:rsidR="008C0A51">
        <w:t>.</w:t>
      </w:r>
      <w:r w:rsidR="0037699D">
        <w:fldChar w:fldCharType="begin"/>
      </w:r>
      <w:r w:rsidR="0037699D">
        <w:instrText xml:space="preserve"> SEQ Bảng \* ARABIC \s 1 </w:instrText>
      </w:r>
      <w:r w:rsidR="0037699D">
        <w:fldChar w:fldCharType="separate"/>
      </w:r>
      <w:r w:rsidR="008C0A51">
        <w:rPr>
          <w:noProof/>
        </w:rPr>
        <w:t>5</w:t>
      </w:r>
      <w:r w:rsidR="0037699D">
        <w:rPr>
          <w:noProof/>
        </w:rPr>
        <w:fldChar w:fldCharType="end"/>
      </w:r>
      <w:r>
        <w:t>: Chi tiết thực thể “</w:t>
      </w:r>
      <w:r w:rsidR="006F5119">
        <w:t>nguoidung</w:t>
      </w:r>
      <w:r>
        <w:t>”</w:t>
      </w:r>
      <w:bookmarkEnd w:id="62"/>
      <w:bookmarkEnd w:id="63"/>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99"/>
        <w:gridCol w:w="2282"/>
        <w:gridCol w:w="1569"/>
        <w:gridCol w:w="2284"/>
      </w:tblGrid>
      <w:tr w:rsidR="006F5119" w:rsidRPr="004A0437" w14:paraId="677D8562" w14:textId="77777777">
        <w:tc>
          <w:tcPr>
            <w:tcW w:w="406" w:type="pct"/>
            <w:shd w:val="clear" w:color="auto" w:fill="auto"/>
            <w:vAlign w:val="center"/>
          </w:tcPr>
          <w:p w14:paraId="4CBE610E" w14:textId="77777777" w:rsidR="006F5119" w:rsidRPr="00291C8A" w:rsidRDefault="006F5119">
            <w:pPr>
              <w:pStyle w:val="ND"/>
              <w:ind w:firstLine="0"/>
              <w:jc w:val="center"/>
              <w:rPr>
                <w:i/>
              </w:rPr>
            </w:pPr>
            <w:r w:rsidRPr="00291C8A">
              <w:rPr>
                <w:i/>
              </w:rPr>
              <w:t>STT</w:t>
            </w:r>
          </w:p>
        </w:tc>
        <w:tc>
          <w:tcPr>
            <w:tcW w:w="1129" w:type="pct"/>
            <w:shd w:val="clear" w:color="auto" w:fill="auto"/>
            <w:vAlign w:val="center"/>
          </w:tcPr>
          <w:p w14:paraId="3E9E353F" w14:textId="77777777" w:rsidR="006F5119" w:rsidRPr="00291C8A" w:rsidRDefault="006F5119">
            <w:pPr>
              <w:pStyle w:val="ND"/>
              <w:ind w:firstLine="0"/>
              <w:jc w:val="center"/>
              <w:rPr>
                <w:i/>
              </w:rPr>
            </w:pPr>
            <w:r w:rsidRPr="00291C8A">
              <w:rPr>
                <w:i/>
              </w:rPr>
              <w:t>Thuộc tính</w:t>
            </w:r>
          </w:p>
        </w:tc>
        <w:tc>
          <w:tcPr>
            <w:tcW w:w="1289" w:type="pct"/>
            <w:shd w:val="clear" w:color="auto" w:fill="auto"/>
            <w:vAlign w:val="center"/>
          </w:tcPr>
          <w:p w14:paraId="566D7F96" w14:textId="77777777" w:rsidR="006F5119" w:rsidRPr="00291C8A" w:rsidRDefault="006F5119">
            <w:pPr>
              <w:pStyle w:val="ND"/>
              <w:ind w:firstLine="0"/>
              <w:jc w:val="center"/>
              <w:rPr>
                <w:i/>
              </w:rPr>
            </w:pPr>
            <w:r w:rsidRPr="00291C8A">
              <w:rPr>
                <w:i/>
              </w:rPr>
              <w:t>Diễn giải</w:t>
            </w:r>
          </w:p>
        </w:tc>
        <w:tc>
          <w:tcPr>
            <w:tcW w:w="886" w:type="pct"/>
            <w:shd w:val="clear" w:color="auto" w:fill="auto"/>
            <w:vAlign w:val="center"/>
          </w:tcPr>
          <w:p w14:paraId="41C48531" w14:textId="77777777" w:rsidR="006F5119" w:rsidRPr="00291C8A" w:rsidRDefault="006F5119">
            <w:pPr>
              <w:pStyle w:val="ND"/>
              <w:ind w:firstLine="0"/>
              <w:jc w:val="center"/>
              <w:rPr>
                <w:i/>
              </w:rPr>
            </w:pPr>
            <w:r w:rsidRPr="00291C8A">
              <w:rPr>
                <w:i/>
              </w:rPr>
              <w:t>Kiểu dữ liệu</w:t>
            </w:r>
          </w:p>
        </w:tc>
        <w:tc>
          <w:tcPr>
            <w:tcW w:w="1290" w:type="pct"/>
            <w:shd w:val="clear" w:color="auto" w:fill="auto"/>
            <w:vAlign w:val="center"/>
          </w:tcPr>
          <w:p w14:paraId="2B3691A1" w14:textId="77777777" w:rsidR="006F5119" w:rsidRPr="00291C8A" w:rsidRDefault="006F5119">
            <w:pPr>
              <w:pStyle w:val="ND"/>
              <w:ind w:firstLine="0"/>
              <w:jc w:val="center"/>
              <w:rPr>
                <w:i/>
              </w:rPr>
            </w:pPr>
            <w:r w:rsidRPr="00291C8A">
              <w:rPr>
                <w:i/>
              </w:rPr>
              <w:t>Ràng buộc toàn vẹn</w:t>
            </w:r>
          </w:p>
        </w:tc>
      </w:tr>
      <w:tr w:rsidR="006F5119" w:rsidRPr="004A0437" w14:paraId="71F8997A" w14:textId="77777777">
        <w:tc>
          <w:tcPr>
            <w:tcW w:w="406" w:type="pct"/>
            <w:shd w:val="clear" w:color="auto" w:fill="auto"/>
            <w:vAlign w:val="center"/>
          </w:tcPr>
          <w:p w14:paraId="5572EDC5" w14:textId="77777777" w:rsidR="006F5119" w:rsidRDefault="006F5119">
            <w:pPr>
              <w:pStyle w:val="ND"/>
              <w:ind w:firstLine="0"/>
              <w:jc w:val="center"/>
            </w:pPr>
            <w:r>
              <w:t>1</w:t>
            </w:r>
          </w:p>
        </w:tc>
        <w:tc>
          <w:tcPr>
            <w:tcW w:w="1129" w:type="pct"/>
            <w:shd w:val="clear" w:color="auto" w:fill="auto"/>
            <w:vAlign w:val="center"/>
          </w:tcPr>
          <w:p w14:paraId="3518915C" w14:textId="77777777" w:rsidR="006F5119" w:rsidRDefault="006F5119">
            <w:pPr>
              <w:pStyle w:val="ND"/>
              <w:ind w:firstLine="0"/>
            </w:pPr>
            <w:r>
              <w:t>id</w:t>
            </w:r>
          </w:p>
        </w:tc>
        <w:tc>
          <w:tcPr>
            <w:tcW w:w="1289" w:type="pct"/>
            <w:shd w:val="clear" w:color="auto" w:fill="auto"/>
            <w:vAlign w:val="center"/>
          </w:tcPr>
          <w:p w14:paraId="0A8D3464" w14:textId="77777777" w:rsidR="006F5119" w:rsidRDefault="006F5119">
            <w:pPr>
              <w:pStyle w:val="ND"/>
              <w:ind w:firstLine="0"/>
            </w:pPr>
            <w:r>
              <w:t>ID người dùng</w:t>
            </w:r>
          </w:p>
        </w:tc>
        <w:tc>
          <w:tcPr>
            <w:tcW w:w="886" w:type="pct"/>
            <w:shd w:val="clear" w:color="auto" w:fill="auto"/>
            <w:vAlign w:val="center"/>
          </w:tcPr>
          <w:p w14:paraId="661F9C1E" w14:textId="77777777" w:rsidR="006F5119" w:rsidRDefault="006F5119">
            <w:pPr>
              <w:pStyle w:val="ND"/>
              <w:ind w:firstLine="0"/>
            </w:pPr>
            <w:r>
              <w:t>integer</w:t>
            </w:r>
          </w:p>
        </w:tc>
        <w:tc>
          <w:tcPr>
            <w:tcW w:w="1290" w:type="pct"/>
            <w:shd w:val="clear" w:color="auto" w:fill="auto"/>
            <w:vAlign w:val="center"/>
          </w:tcPr>
          <w:p w14:paraId="65B52927" w14:textId="77777777" w:rsidR="006F5119" w:rsidRDefault="006F5119">
            <w:pPr>
              <w:pStyle w:val="ND"/>
              <w:ind w:firstLine="0"/>
            </w:pPr>
            <w:r>
              <w:t>Khóa chính</w:t>
            </w:r>
          </w:p>
        </w:tc>
      </w:tr>
      <w:tr w:rsidR="006F5119" w:rsidRPr="004A0437" w14:paraId="382303E8" w14:textId="77777777">
        <w:tc>
          <w:tcPr>
            <w:tcW w:w="406" w:type="pct"/>
            <w:shd w:val="clear" w:color="auto" w:fill="auto"/>
            <w:vAlign w:val="center"/>
          </w:tcPr>
          <w:p w14:paraId="6924D521" w14:textId="77777777" w:rsidR="006F5119" w:rsidRDefault="006F5119">
            <w:pPr>
              <w:pStyle w:val="ND"/>
              <w:ind w:firstLine="0"/>
              <w:jc w:val="center"/>
            </w:pPr>
            <w:r>
              <w:t>2</w:t>
            </w:r>
          </w:p>
        </w:tc>
        <w:tc>
          <w:tcPr>
            <w:tcW w:w="1129" w:type="pct"/>
            <w:shd w:val="clear" w:color="auto" w:fill="auto"/>
            <w:vAlign w:val="center"/>
          </w:tcPr>
          <w:p w14:paraId="45113DE9" w14:textId="77777777" w:rsidR="006F5119" w:rsidRDefault="006F5119">
            <w:pPr>
              <w:pStyle w:val="ND"/>
              <w:ind w:firstLine="0"/>
            </w:pPr>
            <w:r>
              <w:t>tennguoidung</w:t>
            </w:r>
          </w:p>
        </w:tc>
        <w:tc>
          <w:tcPr>
            <w:tcW w:w="1289" w:type="pct"/>
            <w:shd w:val="clear" w:color="auto" w:fill="auto"/>
            <w:vAlign w:val="center"/>
          </w:tcPr>
          <w:p w14:paraId="4180F534" w14:textId="77777777" w:rsidR="006F5119" w:rsidRDefault="006F5119">
            <w:pPr>
              <w:pStyle w:val="ND"/>
              <w:ind w:firstLine="0"/>
            </w:pPr>
            <w:r>
              <w:t>Tên người dùng</w:t>
            </w:r>
          </w:p>
        </w:tc>
        <w:tc>
          <w:tcPr>
            <w:tcW w:w="886" w:type="pct"/>
            <w:shd w:val="clear" w:color="auto" w:fill="auto"/>
            <w:vAlign w:val="center"/>
          </w:tcPr>
          <w:p w14:paraId="0B4B9267" w14:textId="77777777" w:rsidR="006F5119" w:rsidRDefault="006F5119">
            <w:pPr>
              <w:pStyle w:val="ND"/>
              <w:ind w:firstLine="0"/>
            </w:pPr>
            <w:r>
              <w:t>varchar</w:t>
            </w:r>
          </w:p>
        </w:tc>
        <w:tc>
          <w:tcPr>
            <w:tcW w:w="1290" w:type="pct"/>
            <w:shd w:val="clear" w:color="auto" w:fill="auto"/>
            <w:vAlign w:val="center"/>
          </w:tcPr>
          <w:p w14:paraId="6D3C29F8" w14:textId="77777777" w:rsidR="006F5119" w:rsidRDefault="006F5119">
            <w:pPr>
              <w:pStyle w:val="ND"/>
              <w:ind w:firstLine="0"/>
            </w:pPr>
          </w:p>
        </w:tc>
      </w:tr>
      <w:tr w:rsidR="006F5119" w:rsidRPr="004A0437" w14:paraId="5A3D7218" w14:textId="77777777">
        <w:tc>
          <w:tcPr>
            <w:tcW w:w="406" w:type="pct"/>
            <w:shd w:val="clear" w:color="auto" w:fill="auto"/>
            <w:vAlign w:val="center"/>
          </w:tcPr>
          <w:p w14:paraId="3259BC04" w14:textId="77777777" w:rsidR="006F5119" w:rsidRDefault="006F5119">
            <w:pPr>
              <w:pStyle w:val="ND"/>
              <w:ind w:firstLine="0"/>
              <w:jc w:val="center"/>
            </w:pPr>
            <w:r>
              <w:t>3</w:t>
            </w:r>
          </w:p>
        </w:tc>
        <w:tc>
          <w:tcPr>
            <w:tcW w:w="1129" w:type="pct"/>
            <w:shd w:val="clear" w:color="auto" w:fill="auto"/>
            <w:vAlign w:val="center"/>
          </w:tcPr>
          <w:p w14:paraId="378EAC09" w14:textId="77777777" w:rsidR="006F5119" w:rsidRDefault="006F5119">
            <w:pPr>
              <w:pStyle w:val="ND"/>
              <w:ind w:firstLine="0"/>
            </w:pPr>
            <w:r>
              <w:t>email</w:t>
            </w:r>
          </w:p>
        </w:tc>
        <w:tc>
          <w:tcPr>
            <w:tcW w:w="1289" w:type="pct"/>
            <w:shd w:val="clear" w:color="auto" w:fill="auto"/>
            <w:vAlign w:val="center"/>
          </w:tcPr>
          <w:p w14:paraId="776AB327" w14:textId="77777777" w:rsidR="006F5119" w:rsidRDefault="006F5119">
            <w:pPr>
              <w:pStyle w:val="ND"/>
              <w:ind w:firstLine="0"/>
            </w:pPr>
            <w:r>
              <w:t>Email người dùng</w:t>
            </w:r>
          </w:p>
        </w:tc>
        <w:tc>
          <w:tcPr>
            <w:tcW w:w="886" w:type="pct"/>
            <w:shd w:val="clear" w:color="auto" w:fill="auto"/>
            <w:vAlign w:val="center"/>
          </w:tcPr>
          <w:p w14:paraId="5367CFDC" w14:textId="77777777" w:rsidR="006F5119" w:rsidRDefault="006F5119">
            <w:pPr>
              <w:pStyle w:val="ND"/>
              <w:ind w:firstLine="0"/>
            </w:pPr>
            <w:r>
              <w:t>varchar</w:t>
            </w:r>
          </w:p>
        </w:tc>
        <w:tc>
          <w:tcPr>
            <w:tcW w:w="1290" w:type="pct"/>
            <w:shd w:val="clear" w:color="auto" w:fill="auto"/>
            <w:vAlign w:val="center"/>
          </w:tcPr>
          <w:p w14:paraId="509E0BF4" w14:textId="77777777" w:rsidR="006F5119" w:rsidRDefault="006F5119">
            <w:pPr>
              <w:pStyle w:val="ND"/>
              <w:ind w:firstLine="0"/>
            </w:pPr>
          </w:p>
        </w:tc>
      </w:tr>
      <w:tr w:rsidR="006F5119" w:rsidRPr="004A0437" w14:paraId="3B309374" w14:textId="77777777">
        <w:tc>
          <w:tcPr>
            <w:tcW w:w="406" w:type="pct"/>
            <w:shd w:val="clear" w:color="auto" w:fill="auto"/>
            <w:vAlign w:val="center"/>
          </w:tcPr>
          <w:p w14:paraId="024EF67D" w14:textId="77777777" w:rsidR="006F5119" w:rsidRDefault="006F5119">
            <w:pPr>
              <w:pStyle w:val="ND"/>
              <w:ind w:firstLine="0"/>
              <w:jc w:val="center"/>
            </w:pPr>
            <w:r>
              <w:t>4</w:t>
            </w:r>
          </w:p>
        </w:tc>
        <w:tc>
          <w:tcPr>
            <w:tcW w:w="1129" w:type="pct"/>
            <w:shd w:val="clear" w:color="auto" w:fill="auto"/>
            <w:vAlign w:val="center"/>
          </w:tcPr>
          <w:p w14:paraId="2A52BEE0" w14:textId="77777777" w:rsidR="006F5119" w:rsidRDefault="006F5119">
            <w:pPr>
              <w:pStyle w:val="ND"/>
              <w:ind w:firstLine="0"/>
            </w:pPr>
            <w:r>
              <w:t>sodienthoai</w:t>
            </w:r>
          </w:p>
        </w:tc>
        <w:tc>
          <w:tcPr>
            <w:tcW w:w="1289" w:type="pct"/>
            <w:shd w:val="clear" w:color="auto" w:fill="auto"/>
            <w:vAlign w:val="center"/>
          </w:tcPr>
          <w:p w14:paraId="43716A53" w14:textId="77777777" w:rsidR="006F5119" w:rsidRDefault="006F5119">
            <w:pPr>
              <w:pStyle w:val="ND"/>
              <w:ind w:firstLine="0"/>
            </w:pPr>
            <w:r>
              <w:t>Số điện thoại</w:t>
            </w:r>
          </w:p>
        </w:tc>
        <w:tc>
          <w:tcPr>
            <w:tcW w:w="886" w:type="pct"/>
            <w:shd w:val="clear" w:color="auto" w:fill="auto"/>
            <w:vAlign w:val="center"/>
          </w:tcPr>
          <w:p w14:paraId="7108BF8D" w14:textId="77777777" w:rsidR="006F5119" w:rsidRDefault="00C10FB1">
            <w:pPr>
              <w:pStyle w:val="ND"/>
              <w:ind w:firstLine="0"/>
            </w:pPr>
            <w:r>
              <w:t>varchar</w:t>
            </w:r>
          </w:p>
        </w:tc>
        <w:tc>
          <w:tcPr>
            <w:tcW w:w="1290" w:type="pct"/>
            <w:shd w:val="clear" w:color="auto" w:fill="auto"/>
            <w:vAlign w:val="center"/>
          </w:tcPr>
          <w:p w14:paraId="77A97669" w14:textId="77777777" w:rsidR="006F5119" w:rsidRDefault="006F5119">
            <w:pPr>
              <w:pStyle w:val="ND"/>
              <w:ind w:firstLine="0"/>
            </w:pPr>
          </w:p>
        </w:tc>
      </w:tr>
      <w:tr w:rsidR="006F5119" w:rsidRPr="00291C8A" w14:paraId="086F0987" w14:textId="77777777">
        <w:tc>
          <w:tcPr>
            <w:tcW w:w="406" w:type="pct"/>
            <w:shd w:val="clear" w:color="auto" w:fill="auto"/>
            <w:vAlign w:val="center"/>
          </w:tcPr>
          <w:p w14:paraId="5195A5FA" w14:textId="77777777" w:rsidR="006F5119" w:rsidRDefault="006F5119">
            <w:pPr>
              <w:pStyle w:val="ND"/>
              <w:ind w:firstLine="0"/>
              <w:jc w:val="center"/>
            </w:pPr>
            <w:r>
              <w:t>5</w:t>
            </w:r>
          </w:p>
        </w:tc>
        <w:tc>
          <w:tcPr>
            <w:tcW w:w="1129" w:type="pct"/>
            <w:shd w:val="clear" w:color="auto" w:fill="auto"/>
            <w:vAlign w:val="center"/>
          </w:tcPr>
          <w:p w14:paraId="750D43AE" w14:textId="77777777" w:rsidR="006F5119" w:rsidRDefault="006F5119">
            <w:pPr>
              <w:pStyle w:val="ND"/>
              <w:ind w:firstLine="0"/>
            </w:pPr>
            <w:r>
              <w:t>diachi</w:t>
            </w:r>
          </w:p>
        </w:tc>
        <w:tc>
          <w:tcPr>
            <w:tcW w:w="1289" w:type="pct"/>
            <w:shd w:val="clear" w:color="auto" w:fill="auto"/>
            <w:vAlign w:val="center"/>
          </w:tcPr>
          <w:p w14:paraId="18EA5E94" w14:textId="77777777" w:rsidR="006F5119" w:rsidRDefault="006F5119">
            <w:pPr>
              <w:pStyle w:val="ND"/>
              <w:ind w:firstLine="0"/>
            </w:pPr>
            <w:r>
              <w:t>Địa chỉ người dùng</w:t>
            </w:r>
          </w:p>
        </w:tc>
        <w:tc>
          <w:tcPr>
            <w:tcW w:w="886" w:type="pct"/>
            <w:shd w:val="clear" w:color="auto" w:fill="auto"/>
            <w:vAlign w:val="center"/>
          </w:tcPr>
          <w:p w14:paraId="723B0AAF" w14:textId="77777777" w:rsidR="006F5119" w:rsidRDefault="006F5119">
            <w:pPr>
              <w:pStyle w:val="ND"/>
              <w:ind w:firstLine="0"/>
            </w:pPr>
            <w:r>
              <w:t>varchar</w:t>
            </w:r>
          </w:p>
        </w:tc>
        <w:tc>
          <w:tcPr>
            <w:tcW w:w="1290" w:type="pct"/>
            <w:shd w:val="clear" w:color="auto" w:fill="auto"/>
            <w:vAlign w:val="center"/>
          </w:tcPr>
          <w:p w14:paraId="5E15E13F" w14:textId="77777777" w:rsidR="006F5119" w:rsidRDefault="006F5119">
            <w:pPr>
              <w:pStyle w:val="ND"/>
              <w:ind w:firstLine="0"/>
            </w:pPr>
          </w:p>
        </w:tc>
      </w:tr>
      <w:tr w:rsidR="006F5119" w:rsidRPr="004A0437" w14:paraId="7A85ED1D" w14:textId="77777777">
        <w:tc>
          <w:tcPr>
            <w:tcW w:w="406" w:type="pct"/>
            <w:shd w:val="clear" w:color="auto" w:fill="auto"/>
            <w:vAlign w:val="center"/>
          </w:tcPr>
          <w:p w14:paraId="26CD3924" w14:textId="77777777" w:rsidR="006F5119" w:rsidRDefault="006F5119">
            <w:pPr>
              <w:pStyle w:val="ND"/>
              <w:ind w:firstLine="0"/>
              <w:jc w:val="center"/>
            </w:pPr>
            <w:r>
              <w:t>6</w:t>
            </w:r>
          </w:p>
        </w:tc>
        <w:tc>
          <w:tcPr>
            <w:tcW w:w="1129" w:type="pct"/>
            <w:shd w:val="clear" w:color="auto" w:fill="auto"/>
            <w:vAlign w:val="center"/>
          </w:tcPr>
          <w:p w14:paraId="2A15DD4A" w14:textId="77777777" w:rsidR="006F5119" w:rsidRDefault="006F5119">
            <w:pPr>
              <w:pStyle w:val="ND"/>
              <w:ind w:firstLine="0"/>
            </w:pPr>
            <w:r>
              <w:t>quyen</w:t>
            </w:r>
          </w:p>
        </w:tc>
        <w:tc>
          <w:tcPr>
            <w:tcW w:w="1289" w:type="pct"/>
            <w:shd w:val="clear" w:color="auto" w:fill="auto"/>
            <w:vAlign w:val="center"/>
          </w:tcPr>
          <w:p w14:paraId="23D7371A" w14:textId="77777777" w:rsidR="006F5119" w:rsidRDefault="006F5119">
            <w:pPr>
              <w:pStyle w:val="ND"/>
              <w:ind w:firstLine="0"/>
            </w:pPr>
            <w:r>
              <w:t xml:space="preserve">Phân quyền </w:t>
            </w:r>
          </w:p>
        </w:tc>
        <w:tc>
          <w:tcPr>
            <w:tcW w:w="886" w:type="pct"/>
            <w:shd w:val="clear" w:color="auto" w:fill="auto"/>
            <w:vAlign w:val="center"/>
          </w:tcPr>
          <w:p w14:paraId="1269A469" w14:textId="77777777" w:rsidR="006F5119" w:rsidRDefault="006F5119">
            <w:pPr>
              <w:pStyle w:val="ND"/>
              <w:ind w:firstLine="0"/>
            </w:pPr>
            <w:r>
              <w:t>varchar</w:t>
            </w:r>
          </w:p>
        </w:tc>
        <w:tc>
          <w:tcPr>
            <w:tcW w:w="1290" w:type="pct"/>
            <w:shd w:val="clear" w:color="auto" w:fill="auto"/>
            <w:vAlign w:val="center"/>
          </w:tcPr>
          <w:p w14:paraId="79D4F9F4" w14:textId="77777777" w:rsidR="006F5119" w:rsidRDefault="006F5119">
            <w:pPr>
              <w:pStyle w:val="ND"/>
              <w:ind w:firstLine="0"/>
            </w:pPr>
          </w:p>
        </w:tc>
      </w:tr>
      <w:tr w:rsidR="00C10FB1" w:rsidRPr="004A0437" w14:paraId="5A74D1D8" w14:textId="77777777">
        <w:tc>
          <w:tcPr>
            <w:tcW w:w="406" w:type="pct"/>
            <w:shd w:val="clear" w:color="auto" w:fill="auto"/>
            <w:vAlign w:val="center"/>
          </w:tcPr>
          <w:p w14:paraId="7EE66BE4" w14:textId="77777777" w:rsidR="00C10FB1" w:rsidRDefault="00C10FB1">
            <w:pPr>
              <w:pStyle w:val="ND"/>
              <w:ind w:firstLine="0"/>
              <w:jc w:val="center"/>
            </w:pPr>
            <w:r>
              <w:t>7</w:t>
            </w:r>
          </w:p>
        </w:tc>
        <w:tc>
          <w:tcPr>
            <w:tcW w:w="1129" w:type="pct"/>
            <w:shd w:val="clear" w:color="auto" w:fill="auto"/>
            <w:vAlign w:val="center"/>
          </w:tcPr>
          <w:p w14:paraId="68C5FB7E" w14:textId="77777777" w:rsidR="00C10FB1" w:rsidRDefault="00C10FB1">
            <w:pPr>
              <w:pStyle w:val="ND"/>
              <w:ind w:firstLine="0"/>
            </w:pPr>
            <w:r>
              <w:t>matkhau</w:t>
            </w:r>
          </w:p>
        </w:tc>
        <w:tc>
          <w:tcPr>
            <w:tcW w:w="1289" w:type="pct"/>
            <w:shd w:val="clear" w:color="auto" w:fill="auto"/>
            <w:vAlign w:val="center"/>
          </w:tcPr>
          <w:p w14:paraId="0E4DFFBF" w14:textId="77777777" w:rsidR="00C10FB1" w:rsidRDefault="00C10FB1">
            <w:pPr>
              <w:pStyle w:val="ND"/>
              <w:ind w:firstLine="0"/>
            </w:pPr>
            <w:r>
              <w:t>Mật khẩu</w:t>
            </w:r>
          </w:p>
        </w:tc>
        <w:tc>
          <w:tcPr>
            <w:tcW w:w="886" w:type="pct"/>
            <w:shd w:val="clear" w:color="auto" w:fill="auto"/>
            <w:vAlign w:val="center"/>
          </w:tcPr>
          <w:p w14:paraId="6158F63C" w14:textId="77777777" w:rsidR="00C10FB1" w:rsidRDefault="00C10FB1">
            <w:pPr>
              <w:pStyle w:val="ND"/>
              <w:ind w:firstLine="0"/>
            </w:pPr>
            <w:r>
              <w:t>varchar</w:t>
            </w:r>
          </w:p>
        </w:tc>
        <w:tc>
          <w:tcPr>
            <w:tcW w:w="1290" w:type="pct"/>
            <w:shd w:val="clear" w:color="auto" w:fill="auto"/>
            <w:vAlign w:val="center"/>
          </w:tcPr>
          <w:p w14:paraId="2CEB5050" w14:textId="77777777" w:rsidR="00C10FB1" w:rsidRDefault="00C10FB1">
            <w:pPr>
              <w:pStyle w:val="ND"/>
              <w:ind w:firstLine="0"/>
            </w:pPr>
          </w:p>
        </w:tc>
      </w:tr>
    </w:tbl>
    <w:p w14:paraId="4EA341EE" w14:textId="77777777" w:rsidR="00A759F6" w:rsidRDefault="00A759F6" w:rsidP="001A7FCE"/>
    <w:p w14:paraId="682527F7" w14:textId="77777777" w:rsidR="00721876" w:rsidRDefault="00EF79DF" w:rsidP="00EF79DF">
      <w:pPr>
        <w:pStyle w:val="Heading2"/>
      </w:pPr>
      <w:bookmarkStart w:id="64" w:name="_Toc152895959"/>
      <w:r>
        <w:lastRenderedPageBreak/>
        <w:t>Thiết kế giao diện</w:t>
      </w:r>
      <w:bookmarkEnd w:id="64"/>
    </w:p>
    <w:p w14:paraId="747B2D22" w14:textId="77777777" w:rsidR="00EF79DF" w:rsidRDefault="00EF79DF" w:rsidP="00EF79DF">
      <w:pPr>
        <w:pStyle w:val="Heading3"/>
      </w:pPr>
      <w:bookmarkStart w:id="65" w:name="_Toc152895960"/>
      <w:r>
        <w:t>Sơ đồ website</w:t>
      </w:r>
      <w:bookmarkEnd w:id="65"/>
    </w:p>
    <w:p w14:paraId="347F5B9A" w14:textId="3536C22F" w:rsidR="009E5754" w:rsidRDefault="00563D11" w:rsidP="009E5754">
      <w:pPr>
        <w:keepNext/>
        <w:jc w:val="center"/>
      </w:pPr>
      <w:r w:rsidRPr="00927383">
        <w:rPr>
          <w:noProof/>
        </w:rPr>
        <w:drawing>
          <wp:inline distT="0" distB="0" distL="0" distR="0" wp14:anchorId="6A2388C9" wp14:editId="61528149">
            <wp:extent cx="5758815" cy="30753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3075305"/>
                    </a:xfrm>
                    <a:prstGeom prst="rect">
                      <a:avLst/>
                    </a:prstGeom>
                    <a:noFill/>
                    <a:ln>
                      <a:noFill/>
                    </a:ln>
                  </pic:spPr>
                </pic:pic>
              </a:graphicData>
            </a:graphic>
          </wp:inline>
        </w:drawing>
      </w:r>
    </w:p>
    <w:p w14:paraId="14E9EC4E" w14:textId="769E64BC" w:rsidR="00452F6B" w:rsidRDefault="009E5754" w:rsidP="009E5754">
      <w:pPr>
        <w:pStyle w:val="Caption"/>
      </w:pPr>
      <w:bookmarkStart w:id="66" w:name="_Toc154880594"/>
      <w:r>
        <w:t xml:space="preserve">Hình </w:t>
      </w:r>
      <w:r w:rsidR="00405F71">
        <w:fldChar w:fldCharType="begin"/>
      </w:r>
      <w:r w:rsidR="00405F71">
        <w:instrText xml:space="preserve"> STYLEREF 1 \s </w:instrText>
      </w:r>
      <w:r w:rsidR="00405F71">
        <w:fldChar w:fldCharType="separate"/>
      </w:r>
      <w:r w:rsidR="00405F71">
        <w:rPr>
          <w:noProof/>
        </w:rPr>
        <w:t>3</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2</w:t>
      </w:r>
      <w:r w:rsidR="00405F71">
        <w:fldChar w:fldCharType="end"/>
      </w:r>
      <w:r>
        <w:t xml:space="preserve"> Sitemap cửa hàng điện thoại Trung Nghĩa Store</w:t>
      </w:r>
      <w:bookmarkEnd w:id="66"/>
    </w:p>
    <w:p w14:paraId="6D1B1924" w14:textId="77777777" w:rsidR="00480210" w:rsidRPr="00685A02" w:rsidRDefault="00EF79DF" w:rsidP="00685A02">
      <w:pPr>
        <w:pStyle w:val="Heading3"/>
      </w:pPr>
      <w:bookmarkStart w:id="67" w:name="_Toc152895961"/>
      <w:r>
        <w:t>Giao diện website</w:t>
      </w:r>
      <w:bookmarkEnd w:id="67"/>
    </w:p>
    <w:p w14:paraId="43A06BBF" w14:textId="30FE2952" w:rsidR="00667FB6" w:rsidRDefault="00657C7E" w:rsidP="00657C7E">
      <w:pPr>
        <w:pStyle w:val="nd0"/>
      </w:pPr>
      <w:r w:rsidRPr="00657C7E">
        <w:rPr>
          <w:rStyle w:val="NDChar"/>
        </w:rPr>
        <w:t>Trang chủ hiển thị danh sách các sản phẩm điện thoại mới nhất của cửa hàng</w:t>
      </w:r>
      <w:r>
        <w:rPr>
          <w:rStyle w:val="NDChar"/>
        </w:rPr>
        <w:t>.</w:t>
      </w:r>
      <w:r w:rsidRPr="00657C7E">
        <w:rPr>
          <w:rStyle w:val="NDChar"/>
        </w:rPr>
        <w:t xml:space="preserve"> </w:t>
      </w:r>
      <w:r w:rsidR="00563D11" w:rsidRPr="003D762B">
        <w:rPr>
          <w:noProof/>
        </w:rPr>
        <w:drawing>
          <wp:inline distT="0" distB="0" distL="0" distR="0" wp14:anchorId="704375D6" wp14:editId="6AC55FEE">
            <wp:extent cx="5758815" cy="37064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3706495"/>
                    </a:xfrm>
                    <a:prstGeom prst="rect">
                      <a:avLst/>
                    </a:prstGeom>
                    <a:noFill/>
                    <a:ln>
                      <a:noFill/>
                    </a:ln>
                  </pic:spPr>
                </pic:pic>
              </a:graphicData>
            </a:graphic>
          </wp:inline>
        </w:drawing>
      </w:r>
    </w:p>
    <w:p w14:paraId="7C5246FD" w14:textId="77777777" w:rsidR="006B2D68" w:rsidRDefault="006B2D68" w:rsidP="006B2D68">
      <w:pPr>
        <w:pStyle w:val="ND"/>
        <w:rPr>
          <w:noProof/>
        </w:rPr>
      </w:pPr>
      <w:r>
        <w:lastRenderedPageBreak/>
        <w:t>Danh mục hiển thị danh sách sản phẩm theo từng hãng, chức năng lọc theo giá và hiển thị các sản phẩm theo tầm giá đã chọn, chức năng tìm kiếm và hiển thị các sản phẩm theo yêu cầu tìm kiếm.</w:t>
      </w:r>
    </w:p>
    <w:p w14:paraId="7B7A587C" w14:textId="498C9B1F" w:rsidR="007D3775" w:rsidRDefault="00563D11">
      <w:pPr>
        <w:spacing w:after="200" w:line="276" w:lineRule="auto"/>
      </w:pPr>
      <w:r w:rsidRPr="003D762B">
        <w:rPr>
          <w:noProof/>
        </w:rPr>
        <w:drawing>
          <wp:inline distT="0" distB="0" distL="0" distR="0" wp14:anchorId="670C8561" wp14:editId="06496AA3">
            <wp:extent cx="5758815" cy="371729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3717290"/>
                    </a:xfrm>
                    <a:prstGeom prst="rect">
                      <a:avLst/>
                    </a:prstGeom>
                    <a:noFill/>
                    <a:ln>
                      <a:noFill/>
                    </a:ln>
                  </pic:spPr>
                </pic:pic>
              </a:graphicData>
            </a:graphic>
          </wp:inline>
        </w:drawing>
      </w:r>
    </w:p>
    <w:p w14:paraId="1FA18190" w14:textId="77777777" w:rsidR="00963A29" w:rsidRDefault="00963A29" w:rsidP="00963A29">
      <w:pPr>
        <w:pStyle w:val="ND"/>
        <w:rPr>
          <w:b/>
          <w:noProof/>
          <w:sz w:val="28"/>
        </w:rPr>
      </w:pPr>
      <w:r>
        <w:t>Sản phẩm chi tiết hiển thị thông tin chi tiết của một sản phẩm.</w:t>
      </w:r>
    </w:p>
    <w:p w14:paraId="11F4362D" w14:textId="5866D4B8" w:rsidR="007D3775" w:rsidRDefault="00563D11">
      <w:pPr>
        <w:spacing w:after="200" w:line="276" w:lineRule="auto"/>
        <w:rPr>
          <w:b/>
          <w:bCs/>
          <w:sz w:val="28"/>
        </w:rPr>
      </w:pPr>
      <w:r w:rsidRPr="00C31BF7">
        <w:rPr>
          <w:b/>
          <w:noProof/>
          <w:sz w:val="28"/>
        </w:rPr>
        <w:drawing>
          <wp:inline distT="0" distB="0" distL="0" distR="0" wp14:anchorId="6665D724" wp14:editId="233236A3">
            <wp:extent cx="5763895" cy="375031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895" cy="3750310"/>
                    </a:xfrm>
                    <a:prstGeom prst="rect">
                      <a:avLst/>
                    </a:prstGeom>
                    <a:noFill/>
                    <a:ln>
                      <a:noFill/>
                    </a:ln>
                  </pic:spPr>
                </pic:pic>
              </a:graphicData>
            </a:graphic>
          </wp:inline>
        </w:drawing>
      </w:r>
    </w:p>
    <w:p w14:paraId="60CF0D0D" w14:textId="77777777" w:rsidR="00963A29" w:rsidRDefault="00963A29" w:rsidP="00963A29">
      <w:pPr>
        <w:pStyle w:val="ND"/>
        <w:rPr>
          <w:b/>
          <w:noProof/>
          <w:sz w:val="28"/>
        </w:rPr>
      </w:pPr>
      <w:r>
        <w:lastRenderedPageBreak/>
        <w:t>Chức năng đăng nhập cho người dùng đăng nhập vào tài khoảng người quản trị. Người quản trị có thể thêm xóa sửa thương hiệu, sản phẩm, người dùng, thống kê sản phẩm và đăng xuất khỏi trang quản trị.</w:t>
      </w:r>
    </w:p>
    <w:p w14:paraId="0234881D" w14:textId="3D548348" w:rsidR="00EC6264" w:rsidRPr="007D3775" w:rsidRDefault="00563D11">
      <w:pPr>
        <w:spacing w:after="200" w:line="276" w:lineRule="auto"/>
        <w:rPr>
          <w:b/>
          <w:bCs/>
          <w:sz w:val="28"/>
        </w:rPr>
      </w:pPr>
      <w:r w:rsidRPr="002F4D0B">
        <w:rPr>
          <w:b/>
          <w:noProof/>
          <w:sz w:val="28"/>
        </w:rPr>
        <w:drawing>
          <wp:inline distT="0" distB="0" distL="0" distR="0" wp14:anchorId="6BFB7869" wp14:editId="0732A79A">
            <wp:extent cx="5758815" cy="328739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3287395"/>
                    </a:xfrm>
                    <a:prstGeom prst="rect">
                      <a:avLst/>
                    </a:prstGeom>
                    <a:noFill/>
                    <a:ln>
                      <a:noFill/>
                    </a:ln>
                  </pic:spPr>
                </pic:pic>
              </a:graphicData>
            </a:graphic>
          </wp:inline>
        </w:drawing>
      </w:r>
    </w:p>
    <w:p w14:paraId="34567297" w14:textId="77777777" w:rsidR="007A413C" w:rsidRPr="008148A3" w:rsidRDefault="007A413C" w:rsidP="00721876">
      <w:pPr>
        <w:pStyle w:val="Heading1"/>
      </w:pPr>
      <w:bookmarkStart w:id="68" w:name="_Toc152895962"/>
      <w:r w:rsidRPr="008148A3">
        <w:t xml:space="preserve">KẾT </w:t>
      </w:r>
      <w:r w:rsidR="003A47A4">
        <w:t>QUẢ NGHIÊN CỨU</w:t>
      </w:r>
      <w:bookmarkEnd w:id="68"/>
    </w:p>
    <w:p w14:paraId="7376CB38" w14:textId="77777777" w:rsidR="0014684B" w:rsidRPr="002A20AC" w:rsidRDefault="0014684B" w:rsidP="002A20AC">
      <w:pPr>
        <w:pStyle w:val="ND"/>
      </w:pPr>
      <w:r w:rsidRPr="008A10AA">
        <w:rPr>
          <w:highlight w:val="yellow"/>
        </w:rPr>
        <w:t>Trình bày các kết quả đạt được sau quá trình thực hiện đồ án. Có thể đánh giá về hiệu năng, trải nghiệm người dùng, hoặc trình bày các giao diện chức năng của nghiên cứu ở phần này.</w:t>
      </w:r>
    </w:p>
    <w:p w14:paraId="2F5F1550" w14:textId="77777777" w:rsidR="00EF79DF" w:rsidRDefault="00EF79DF" w:rsidP="00EF79DF">
      <w:pPr>
        <w:pStyle w:val="Heading2"/>
      </w:pPr>
      <w:bookmarkStart w:id="69" w:name="_Toc152895963"/>
      <w:r>
        <w:t>Dữ liệu thử nghiệm</w:t>
      </w:r>
      <w:bookmarkEnd w:id="69"/>
    </w:p>
    <w:p w14:paraId="6DC15C2D" w14:textId="77777777" w:rsidR="0082401C" w:rsidRDefault="00585F1A" w:rsidP="0082401C">
      <w:pPr>
        <w:pStyle w:val="ND"/>
        <w:rPr>
          <w:ins w:id="70" w:author="Trung Nghia" w:date="2024-01-02T09:07:00Z"/>
        </w:rPr>
      </w:pPr>
      <w:r>
        <w:t xml:space="preserve">Dữ liệu thử nghiệm được tham khảo từ nguồn: </w:t>
      </w:r>
      <w:hyperlink r:id="rId30" w:history="1">
        <w:r w:rsidRPr="006E79B1">
          <w:rPr>
            <w:rStyle w:val="Hyperlink"/>
          </w:rPr>
          <w:t>https://www.thegioididong.com/</w:t>
        </w:r>
      </w:hyperlink>
    </w:p>
    <w:tbl>
      <w:tblPr>
        <w:tblStyle w:val="myTable"/>
        <w:tblW w:w="5000" w:type="pct"/>
        <w:tblLook w:val="04A0" w:firstRow="1" w:lastRow="0" w:firstColumn="1" w:lastColumn="0" w:noHBand="0" w:noVBand="1"/>
        <w:tblPrChange w:id="71" w:author="Trung Nghia" w:date="2024-01-02T09:07:00Z">
          <w:tblPr>
            <w:tblW w:w="5000" w:type="pct"/>
            <w:tblCellSpacing w:w="6" w:type="dxa"/>
            <w:tblCellMar>
              <w:top w:w="15" w:type="dxa"/>
              <w:left w:w="15" w:type="dxa"/>
              <w:bottom w:w="15" w:type="dxa"/>
              <w:right w:w="15" w:type="dxa"/>
            </w:tblCellMar>
            <w:tblLook w:val="04A0" w:firstRow="1" w:lastRow="0" w:firstColumn="1" w:lastColumn="0" w:noHBand="0" w:noVBand="1"/>
          </w:tblPr>
        </w:tblPrChange>
      </w:tblPr>
      <w:tblGrid>
        <w:gridCol w:w="672"/>
        <w:gridCol w:w="7717"/>
        <w:gridCol w:w="673"/>
        <w:tblGridChange w:id="72">
          <w:tblGrid>
            <w:gridCol w:w="509"/>
            <w:gridCol w:w="8107"/>
            <w:gridCol w:w="510"/>
          </w:tblGrid>
        </w:tblGridChange>
      </w:tblGrid>
      <w:tr w:rsidR="00376BDB" w14:paraId="21127DA4" w14:textId="77777777" w:rsidTr="00376BDB">
        <w:trPr>
          <w:cnfStyle w:val="100000000000" w:firstRow="1" w:lastRow="0" w:firstColumn="0" w:lastColumn="0" w:oddVBand="0" w:evenVBand="0" w:oddHBand="0" w:evenHBand="0" w:firstRowFirstColumn="0" w:firstRowLastColumn="0" w:lastRowFirstColumn="0" w:lastRowLastColumn="0"/>
          <w:ins w:id="73" w:author="Trung Nghia" w:date="2024-01-02T09:07:00Z"/>
          <w:trPrChange w:id="74"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5" w:author="Trung Nghia" w:date="2024-01-02T09:07:00Z">
              <w:tcPr>
                <w:tcW w:w="0" w:type="auto"/>
                <w:vAlign w:val="center"/>
                <w:hideMark/>
              </w:tcPr>
            </w:tcPrChange>
          </w:tcPr>
          <w:p w14:paraId="41057B10" w14:textId="77777777" w:rsidR="00376BDB" w:rsidRDefault="00376BDB" w:rsidP="0020301A">
            <w:pPr>
              <w:cnfStyle w:val="101000000000" w:firstRow="1" w:lastRow="0" w:firstColumn="1" w:lastColumn="0" w:oddVBand="0" w:evenVBand="0" w:oddHBand="0" w:evenHBand="0" w:firstRowFirstColumn="0" w:firstRowLastColumn="0" w:lastRowFirstColumn="0" w:lastRowLastColumn="0"/>
              <w:rPr>
                <w:ins w:id="76" w:author="Trung Nghia" w:date="2024-01-02T09:07:00Z"/>
              </w:rPr>
            </w:pPr>
            <w:ins w:id="77" w:author="Trung Nghia" w:date="2024-01-02T09:07:00Z">
              <w:r>
                <w:t>141</w:t>
              </w:r>
            </w:ins>
          </w:p>
        </w:tc>
        <w:tc>
          <w:tcPr>
            <w:tcW w:w="0" w:type="auto"/>
            <w:hideMark/>
            <w:tcPrChange w:id="78" w:author="Trung Nghia" w:date="2024-01-02T09:07:00Z">
              <w:tcPr>
                <w:tcW w:w="0" w:type="auto"/>
                <w:vAlign w:val="center"/>
                <w:hideMark/>
              </w:tcPr>
            </w:tcPrChange>
          </w:tcPr>
          <w:p w14:paraId="0A4EF254" w14:textId="77777777" w:rsidR="00376BDB" w:rsidRDefault="00376BDB" w:rsidP="0020301A">
            <w:pPr>
              <w:cnfStyle w:val="100000000000" w:firstRow="1" w:lastRow="0" w:firstColumn="0" w:lastColumn="0" w:oddVBand="0" w:evenVBand="0" w:oddHBand="0" w:evenHBand="0" w:firstRowFirstColumn="0" w:firstRowLastColumn="0" w:lastRowFirstColumn="0" w:lastRowLastColumn="0"/>
              <w:rPr>
                <w:ins w:id="79" w:author="Trung Nghia" w:date="2024-01-02T09:07:00Z"/>
              </w:rPr>
            </w:pPr>
            <w:ins w:id="80" w:author="Trung Nghia" w:date="2024-01-02T09:07:00Z">
              <w:r>
                <w:t>http://localhost/csn/thuchanh/static/iphone-15-pro-max.png</w:t>
              </w:r>
            </w:ins>
          </w:p>
        </w:tc>
        <w:tc>
          <w:tcPr>
            <w:tcW w:w="0" w:type="auto"/>
            <w:hideMark/>
            <w:tcPrChange w:id="81" w:author="Trung Nghia" w:date="2024-01-02T09:07:00Z">
              <w:tcPr>
                <w:tcW w:w="0" w:type="auto"/>
                <w:vAlign w:val="center"/>
                <w:hideMark/>
              </w:tcPr>
            </w:tcPrChange>
          </w:tcPr>
          <w:p w14:paraId="11B32802" w14:textId="77777777" w:rsidR="00376BDB" w:rsidRDefault="00376BDB" w:rsidP="0020301A">
            <w:pPr>
              <w:cnfStyle w:val="100000000000" w:firstRow="1" w:lastRow="0" w:firstColumn="0" w:lastColumn="0" w:oddVBand="0" w:evenVBand="0" w:oddHBand="0" w:evenHBand="0" w:firstRowFirstColumn="0" w:firstRowLastColumn="0" w:lastRowFirstColumn="0" w:lastRowLastColumn="0"/>
              <w:rPr>
                <w:ins w:id="82" w:author="Trung Nghia" w:date="2024-01-02T09:07:00Z"/>
              </w:rPr>
            </w:pPr>
            <w:ins w:id="83" w:author="Trung Nghia" w:date="2024-01-02T09:07:00Z">
              <w:r>
                <w:t>153</w:t>
              </w:r>
            </w:ins>
          </w:p>
        </w:tc>
      </w:tr>
      <w:tr w:rsidR="00376BDB" w14:paraId="6F2BCE1F" w14:textId="77777777" w:rsidTr="00376BDB">
        <w:trPr>
          <w:ins w:id="84" w:author="Trung Nghia" w:date="2024-01-02T09:07:00Z"/>
          <w:trPrChange w:id="85"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6" w:author="Trung Nghia" w:date="2024-01-02T09:07:00Z">
              <w:tcPr>
                <w:tcW w:w="0" w:type="auto"/>
                <w:vAlign w:val="center"/>
                <w:hideMark/>
              </w:tcPr>
            </w:tcPrChange>
          </w:tcPr>
          <w:p w14:paraId="5D6AB6CC" w14:textId="77777777" w:rsidR="00376BDB" w:rsidRDefault="00376BDB" w:rsidP="0020301A">
            <w:pPr>
              <w:rPr>
                <w:ins w:id="87" w:author="Trung Nghia" w:date="2024-01-02T09:07:00Z"/>
              </w:rPr>
            </w:pPr>
            <w:ins w:id="88" w:author="Trung Nghia" w:date="2024-01-02T09:07:00Z">
              <w:r>
                <w:t>142</w:t>
              </w:r>
            </w:ins>
          </w:p>
        </w:tc>
        <w:tc>
          <w:tcPr>
            <w:tcW w:w="0" w:type="auto"/>
            <w:hideMark/>
            <w:tcPrChange w:id="89" w:author="Trung Nghia" w:date="2024-01-02T09:07:00Z">
              <w:tcPr>
                <w:tcW w:w="0" w:type="auto"/>
                <w:vAlign w:val="center"/>
                <w:hideMark/>
              </w:tcPr>
            </w:tcPrChange>
          </w:tcPr>
          <w:p w14:paraId="61F38F1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90" w:author="Trung Nghia" w:date="2024-01-02T09:07:00Z"/>
              </w:rPr>
            </w:pPr>
            <w:ins w:id="91" w:author="Trung Nghia" w:date="2024-01-02T09:07:00Z">
              <w:r>
                <w:t>http://localhost/csn/thuchanh/static/iphone-15-plus.png</w:t>
              </w:r>
            </w:ins>
          </w:p>
        </w:tc>
        <w:tc>
          <w:tcPr>
            <w:tcW w:w="0" w:type="auto"/>
            <w:hideMark/>
            <w:tcPrChange w:id="92" w:author="Trung Nghia" w:date="2024-01-02T09:07:00Z">
              <w:tcPr>
                <w:tcW w:w="0" w:type="auto"/>
                <w:vAlign w:val="center"/>
                <w:hideMark/>
              </w:tcPr>
            </w:tcPrChange>
          </w:tcPr>
          <w:p w14:paraId="57C6580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93" w:author="Trung Nghia" w:date="2024-01-02T09:07:00Z"/>
              </w:rPr>
            </w:pPr>
            <w:ins w:id="94" w:author="Trung Nghia" w:date="2024-01-02T09:07:00Z">
              <w:r>
                <w:t>154</w:t>
              </w:r>
            </w:ins>
          </w:p>
        </w:tc>
      </w:tr>
      <w:tr w:rsidR="00376BDB" w14:paraId="06D10566" w14:textId="77777777" w:rsidTr="00376BDB">
        <w:trPr>
          <w:ins w:id="95" w:author="Trung Nghia" w:date="2024-01-02T09:07:00Z"/>
          <w:trPrChange w:id="96"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97" w:author="Trung Nghia" w:date="2024-01-02T09:07:00Z">
              <w:tcPr>
                <w:tcW w:w="0" w:type="auto"/>
                <w:vAlign w:val="center"/>
                <w:hideMark/>
              </w:tcPr>
            </w:tcPrChange>
          </w:tcPr>
          <w:p w14:paraId="7E8F6355" w14:textId="77777777" w:rsidR="00376BDB" w:rsidRDefault="00376BDB" w:rsidP="0020301A">
            <w:pPr>
              <w:rPr>
                <w:ins w:id="98" w:author="Trung Nghia" w:date="2024-01-02T09:07:00Z"/>
              </w:rPr>
            </w:pPr>
            <w:ins w:id="99" w:author="Trung Nghia" w:date="2024-01-02T09:07:00Z">
              <w:r>
                <w:t>143</w:t>
              </w:r>
            </w:ins>
          </w:p>
        </w:tc>
        <w:tc>
          <w:tcPr>
            <w:tcW w:w="0" w:type="auto"/>
            <w:hideMark/>
            <w:tcPrChange w:id="100" w:author="Trung Nghia" w:date="2024-01-02T09:07:00Z">
              <w:tcPr>
                <w:tcW w:w="0" w:type="auto"/>
                <w:vAlign w:val="center"/>
                <w:hideMark/>
              </w:tcPr>
            </w:tcPrChange>
          </w:tcPr>
          <w:p w14:paraId="5DE2BF9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01" w:author="Trung Nghia" w:date="2024-01-02T09:07:00Z"/>
              </w:rPr>
            </w:pPr>
            <w:ins w:id="102" w:author="Trung Nghia" w:date="2024-01-02T09:07:00Z">
              <w:r>
                <w:t>http://localhost/csn/thuchanh/static/iphone-14-pro-max.png</w:t>
              </w:r>
            </w:ins>
          </w:p>
        </w:tc>
        <w:tc>
          <w:tcPr>
            <w:tcW w:w="0" w:type="auto"/>
            <w:hideMark/>
            <w:tcPrChange w:id="103" w:author="Trung Nghia" w:date="2024-01-02T09:07:00Z">
              <w:tcPr>
                <w:tcW w:w="0" w:type="auto"/>
                <w:vAlign w:val="center"/>
                <w:hideMark/>
              </w:tcPr>
            </w:tcPrChange>
          </w:tcPr>
          <w:p w14:paraId="5EDE0775"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04" w:author="Trung Nghia" w:date="2024-01-02T09:07:00Z"/>
              </w:rPr>
            </w:pPr>
            <w:ins w:id="105" w:author="Trung Nghia" w:date="2024-01-02T09:07:00Z">
              <w:r>
                <w:t>155</w:t>
              </w:r>
            </w:ins>
          </w:p>
        </w:tc>
      </w:tr>
      <w:tr w:rsidR="00376BDB" w14:paraId="271288FE" w14:textId="77777777" w:rsidTr="00376BDB">
        <w:trPr>
          <w:ins w:id="106" w:author="Trung Nghia" w:date="2024-01-02T09:07:00Z"/>
          <w:trPrChange w:id="107"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08" w:author="Trung Nghia" w:date="2024-01-02T09:07:00Z">
              <w:tcPr>
                <w:tcW w:w="0" w:type="auto"/>
                <w:vAlign w:val="center"/>
                <w:hideMark/>
              </w:tcPr>
            </w:tcPrChange>
          </w:tcPr>
          <w:p w14:paraId="1BC8D121" w14:textId="77777777" w:rsidR="00376BDB" w:rsidRDefault="00376BDB" w:rsidP="0020301A">
            <w:pPr>
              <w:rPr>
                <w:ins w:id="109" w:author="Trung Nghia" w:date="2024-01-02T09:07:00Z"/>
              </w:rPr>
            </w:pPr>
            <w:ins w:id="110" w:author="Trung Nghia" w:date="2024-01-02T09:07:00Z">
              <w:r>
                <w:t>144</w:t>
              </w:r>
            </w:ins>
          </w:p>
        </w:tc>
        <w:tc>
          <w:tcPr>
            <w:tcW w:w="0" w:type="auto"/>
            <w:hideMark/>
            <w:tcPrChange w:id="111" w:author="Trung Nghia" w:date="2024-01-02T09:07:00Z">
              <w:tcPr>
                <w:tcW w:w="0" w:type="auto"/>
                <w:vAlign w:val="center"/>
                <w:hideMark/>
              </w:tcPr>
            </w:tcPrChange>
          </w:tcPr>
          <w:p w14:paraId="020BA5E0"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12" w:author="Trung Nghia" w:date="2024-01-02T09:07:00Z"/>
              </w:rPr>
            </w:pPr>
            <w:ins w:id="113" w:author="Trung Nghia" w:date="2024-01-02T09:07:00Z">
              <w:r>
                <w:t>http://localhost/csn/thuchanh/static/iphone-14.png</w:t>
              </w:r>
            </w:ins>
          </w:p>
        </w:tc>
        <w:tc>
          <w:tcPr>
            <w:tcW w:w="0" w:type="auto"/>
            <w:hideMark/>
            <w:tcPrChange w:id="114" w:author="Trung Nghia" w:date="2024-01-02T09:07:00Z">
              <w:tcPr>
                <w:tcW w:w="0" w:type="auto"/>
                <w:vAlign w:val="center"/>
                <w:hideMark/>
              </w:tcPr>
            </w:tcPrChange>
          </w:tcPr>
          <w:p w14:paraId="13E72F69"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15" w:author="Trung Nghia" w:date="2024-01-02T09:07:00Z"/>
              </w:rPr>
            </w:pPr>
            <w:ins w:id="116" w:author="Trung Nghia" w:date="2024-01-02T09:07:00Z">
              <w:r>
                <w:t>156</w:t>
              </w:r>
            </w:ins>
          </w:p>
        </w:tc>
      </w:tr>
      <w:tr w:rsidR="00376BDB" w14:paraId="2C4A9C1F" w14:textId="77777777" w:rsidTr="00376BDB">
        <w:trPr>
          <w:ins w:id="117" w:author="Trung Nghia" w:date="2024-01-02T09:07:00Z"/>
          <w:trPrChange w:id="118"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19" w:author="Trung Nghia" w:date="2024-01-02T09:07:00Z">
              <w:tcPr>
                <w:tcW w:w="0" w:type="auto"/>
                <w:vAlign w:val="center"/>
                <w:hideMark/>
              </w:tcPr>
            </w:tcPrChange>
          </w:tcPr>
          <w:p w14:paraId="0D1E4B73" w14:textId="77777777" w:rsidR="00376BDB" w:rsidRDefault="00376BDB" w:rsidP="0020301A">
            <w:pPr>
              <w:rPr>
                <w:ins w:id="120" w:author="Trung Nghia" w:date="2024-01-02T09:07:00Z"/>
              </w:rPr>
            </w:pPr>
            <w:ins w:id="121" w:author="Trung Nghia" w:date="2024-01-02T09:07:00Z">
              <w:r>
                <w:t>145</w:t>
              </w:r>
            </w:ins>
          </w:p>
        </w:tc>
        <w:tc>
          <w:tcPr>
            <w:tcW w:w="0" w:type="auto"/>
            <w:hideMark/>
            <w:tcPrChange w:id="122" w:author="Trung Nghia" w:date="2024-01-02T09:07:00Z">
              <w:tcPr>
                <w:tcW w:w="0" w:type="auto"/>
                <w:vAlign w:val="center"/>
                <w:hideMark/>
              </w:tcPr>
            </w:tcPrChange>
          </w:tcPr>
          <w:p w14:paraId="5E411FB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23" w:author="Trung Nghia" w:date="2024-01-02T09:07:00Z"/>
              </w:rPr>
            </w:pPr>
            <w:ins w:id="124" w:author="Trung Nghia" w:date="2024-01-02T09:07:00Z">
              <w:r>
                <w:t>http://localhost/csn/thuchanh/static/iphone-12.png</w:t>
              </w:r>
            </w:ins>
          </w:p>
        </w:tc>
        <w:tc>
          <w:tcPr>
            <w:tcW w:w="0" w:type="auto"/>
            <w:hideMark/>
            <w:tcPrChange w:id="125" w:author="Trung Nghia" w:date="2024-01-02T09:07:00Z">
              <w:tcPr>
                <w:tcW w:w="0" w:type="auto"/>
                <w:vAlign w:val="center"/>
                <w:hideMark/>
              </w:tcPr>
            </w:tcPrChange>
          </w:tcPr>
          <w:p w14:paraId="036A9E61"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26" w:author="Trung Nghia" w:date="2024-01-02T09:07:00Z"/>
              </w:rPr>
            </w:pPr>
            <w:ins w:id="127" w:author="Trung Nghia" w:date="2024-01-02T09:07:00Z">
              <w:r>
                <w:t>157</w:t>
              </w:r>
            </w:ins>
          </w:p>
        </w:tc>
      </w:tr>
      <w:tr w:rsidR="00376BDB" w14:paraId="63D0BEA0" w14:textId="77777777" w:rsidTr="00376BDB">
        <w:trPr>
          <w:ins w:id="128" w:author="Trung Nghia" w:date="2024-01-02T09:07:00Z"/>
          <w:trPrChange w:id="129"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30" w:author="Trung Nghia" w:date="2024-01-02T09:07:00Z">
              <w:tcPr>
                <w:tcW w:w="0" w:type="auto"/>
                <w:vAlign w:val="center"/>
                <w:hideMark/>
              </w:tcPr>
            </w:tcPrChange>
          </w:tcPr>
          <w:p w14:paraId="45542388" w14:textId="77777777" w:rsidR="00376BDB" w:rsidRDefault="00376BDB" w:rsidP="0020301A">
            <w:pPr>
              <w:rPr>
                <w:ins w:id="131" w:author="Trung Nghia" w:date="2024-01-02T09:07:00Z"/>
              </w:rPr>
            </w:pPr>
            <w:ins w:id="132" w:author="Trung Nghia" w:date="2024-01-02T09:07:00Z">
              <w:r>
                <w:t>146</w:t>
              </w:r>
            </w:ins>
          </w:p>
        </w:tc>
        <w:tc>
          <w:tcPr>
            <w:tcW w:w="0" w:type="auto"/>
            <w:hideMark/>
            <w:tcPrChange w:id="133" w:author="Trung Nghia" w:date="2024-01-02T09:07:00Z">
              <w:tcPr>
                <w:tcW w:w="0" w:type="auto"/>
                <w:vAlign w:val="center"/>
                <w:hideMark/>
              </w:tcPr>
            </w:tcPrChange>
          </w:tcPr>
          <w:p w14:paraId="47E4032E"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34" w:author="Trung Nghia" w:date="2024-01-02T09:07:00Z"/>
              </w:rPr>
            </w:pPr>
            <w:ins w:id="135" w:author="Trung Nghia" w:date="2024-01-02T09:07:00Z">
              <w:r>
                <w:t>http://localhost/csn/thuchanh/static/iphone-13.png</w:t>
              </w:r>
            </w:ins>
          </w:p>
        </w:tc>
        <w:tc>
          <w:tcPr>
            <w:tcW w:w="0" w:type="auto"/>
            <w:hideMark/>
            <w:tcPrChange w:id="136" w:author="Trung Nghia" w:date="2024-01-02T09:07:00Z">
              <w:tcPr>
                <w:tcW w:w="0" w:type="auto"/>
                <w:vAlign w:val="center"/>
                <w:hideMark/>
              </w:tcPr>
            </w:tcPrChange>
          </w:tcPr>
          <w:p w14:paraId="115ACF5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37" w:author="Trung Nghia" w:date="2024-01-02T09:07:00Z"/>
              </w:rPr>
            </w:pPr>
            <w:ins w:id="138" w:author="Trung Nghia" w:date="2024-01-02T09:07:00Z">
              <w:r>
                <w:t>158</w:t>
              </w:r>
            </w:ins>
          </w:p>
        </w:tc>
      </w:tr>
      <w:tr w:rsidR="00376BDB" w14:paraId="1CF5834F" w14:textId="77777777" w:rsidTr="00376BDB">
        <w:trPr>
          <w:ins w:id="139" w:author="Trung Nghia" w:date="2024-01-02T09:07:00Z"/>
          <w:trPrChange w:id="140"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41" w:author="Trung Nghia" w:date="2024-01-02T09:07:00Z">
              <w:tcPr>
                <w:tcW w:w="0" w:type="auto"/>
                <w:vAlign w:val="center"/>
                <w:hideMark/>
              </w:tcPr>
            </w:tcPrChange>
          </w:tcPr>
          <w:p w14:paraId="5A2DFCA8" w14:textId="77777777" w:rsidR="00376BDB" w:rsidRDefault="00376BDB" w:rsidP="0020301A">
            <w:pPr>
              <w:rPr>
                <w:ins w:id="142" w:author="Trung Nghia" w:date="2024-01-02T09:07:00Z"/>
              </w:rPr>
            </w:pPr>
            <w:ins w:id="143" w:author="Trung Nghia" w:date="2024-01-02T09:07:00Z">
              <w:r>
                <w:t>147</w:t>
              </w:r>
            </w:ins>
          </w:p>
        </w:tc>
        <w:tc>
          <w:tcPr>
            <w:tcW w:w="0" w:type="auto"/>
            <w:hideMark/>
            <w:tcPrChange w:id="144" w:author="Trung Nghia" w:date="2024-01-02T09:07:00Z">
              <w:tcPr>
                <w:tcW w:w="0" w:type="auto"/>
                <w:vAlign w:val="center"/>
                <w:hideMark/>
              </w:tcPr>
            </w:tcPrChange>
          </w:tcPr>
          <w:p w14:paraId="31428E8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45" w:author="Trung Nghia" w:date="2024-01-02T09:07:00Z"/>
              </w:rPr>
            </w:pPr>
            <w:ins w:id="146" w:author="Trung Nghia" w:date="2024-01-02T09:07:00Z">
              <w:r>
                <w:t>http://localhost/csn/thuchanh/static/samsung-galaxy-a54.png</w:t>
              </w:r>
            </w:ins>
          </w:p>
        </w:tc>
        <w:tc>
          <w:tcPr>
            <w:tcW w:w="0" w:type="auto"/>
            <w:hideMark/>
            <w:tcPrChange w:id="147" w:author="Trung Nghia" w:date="2024-01-02T09:07:00Z">
              <w:tcPr>
                <w:tcW w:w="0" w:type="auto"/>
                <w:vAlign w:val="center"/>
                <w:hideMark/>
              </w:tcPr>
            </w:tcPrChange>
          </w:tcPr>
          <w:p w14:paraId="61628E2F"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48" w:author="Trung Nghia" w:date="2024-01-02T09:07:00Z"/>
              </w:rPr>
            </w:pPr>
            <w:ins w:id="149" w:author="Trung Nghia" w:date="2024-01-02T09:07:00Z">
              <w:r>
                <w:t>160</w:t>
              </w:r>
            </w:ins>
          </w:p>
        </w:tc>
      </w:tr>
      <w:tr w:rsidR="00376BDB" w14:paraId="31D00711" w14:textId="77777777" w:rsidTr="00376BDB">
        <w:trPr>
          <w:ins w:id="150" w:author="Trung Nghia" w:date="2024-01-02T09:07:00Z"/>
          <w:trPrChange w:id="151"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2" w:author="Trung Nghia" w:date="2024-01-02T09:07:00Z">
              <w:tcPr>
                <w:tcW w:w="0" w:type="auto"/>
                <w:vAlign w:val="center"/>
                <w:hideMark/>
              </w:tcPr>
            </w:tcPrChange>
          </w:tcPr>
          <w:p w14:paraId="11BB2633" w14:textId="77777777" w:rsidR="00376BDB" w:rsidRDefault="00376BDB" w:rsidP="0020301A">
            <w:pPr>
              <w:rPr>
                <w:ins w:id="153" w:author="Trung Nghia" w:date="2024-01-02T09:07:00Z"/>
              </w:rPr>
            </w:pPr>
            <w:ins w:id="154" w:author="Trung Nghia" w:date="2024-01-02T09:07:00Z">
              <w:r>
                <w:t>148</w:t>
              </w:r>
            </w:ins>
          </w:p>
        </w:tc>
        <w:tc>
          <w:tcPr>
            <w:tcW w:w="0" w:type="auto"/>
            <w:hideMark/>
            <w:tcPrChange w:id="155" w:author="Trung Nghia" w:date="2024-01-02T09:07:00Z">
              <w:tcPr>
                <w:tcW w:w="0" w:type="auto"/>
                <w:vAlign w:val="center"/>
                <w:hideMark/>
              </w:tcPr>
            </w:tcPrChange>
          </w:tcPr>
          <w:p w14:paraId="53B5245B"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56" w:author="Trung Nghia" w:date="2024-01-02T09:07:00Z"/>
              </w:rPr>
            </w:pPr>
            <w:ins w:id="157" w:author="Trung Nghia" w:date="2024-01-02T09:07:00Z">
              <w:r>
                <w:t>http://localhost/csn/thuchanh/static/samsung-galaxy-m54.png</w:t>
              </w:r>
            </w:ins>
          </w:p>
        </w:tc>
        <w:tc>
          <w:tcPr>
            <w:tcW w:w="0" w:type="auto"/>
            <w:hideMark/>
            <w:tcPrChange w:id="158" w:author="Trung Nghia" w:date="2024-01-02T09:07:00Z">
              <w:tcPr>
                <w:tcW w:w="0" w:type="auto"/>
                <w:vAlign w:val="center"/>
                <w:hideMark/>
              </w:tcPr>
            </w:tcPrChange>
          </w:tcPr>
          <w:p w14:paraId="674088E1"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59" w:author="Trung Nghia" w:date="2024-01-02T09:07:00Z"/>
              </w:rPr>
            </w:pPr>
            <w:ins w:id="160" w:author="Trung Nghia" w:date="2024-01-02T09:07:00Z">
              <w:r>
                <w:t>161</w:t>
              </w:r>
            </w:ins>
          </w:p>
        </w:tc>
      </w:tr>
      <w:tr w:rsidR="00376BDB" w14:paraId="7E210AF1" w14:textId="77777777" w:rsidTr="00376BDB">
        <w:trPr>
          <w:ins w:id="161" w:author="Trung Nghia" w:date="2024-01-02T09:07:00Z"/>
          <w:trPrChange w:id="162"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3" w:author="Trung Nghia" w:date="2024-01-02T09:07:00Z">
              <w:tcPr>
                <w:tcW w:w="0" w:type="auto"/>
                <w:vAlign w:val="center"/>
                <w:hideMark/>
              </w:tcPr>
            </w:tcPrChange>
          </w:tcPr>
          <w:p w14:paraId="14ABDD29" w14:textId="77777777" w:rsidR="00376BDB" w:rsidRDefault="00376BDB" w:rsidP="0020301A">
            <w:pPr>
              <w:rPr>
                <w:ins w:id="164" w:author="Trung Nghia" w:date="2024-01-02T09:07:00Z"/>
              </w:rPr>
            </w:pPr>
            <w:ins w:id="165" w:author="Trung Nghia" w:date="2024-01-02T09:07:00Z">
              <w:r>
                <w:t>149</w:t>
              </w:r>
            </w:ins>
          </w:p>
        </w:tc>
        <w:tc>
          <w:tcPr>
            <w:tcW w:w="0" w:type="auto"/>
            <w:hideMark/>
            <w:tcPrChange w:id="166" w:author="Trung Nghia" w:date="2024-01-02T09:07:00Z">
              <w:tcPr>
                <w:tcW w:w="0" w:type="auto"/>
                <w:vAlign w:val="center"/>
                <w:hideMark/>
              </w:tcPr>
            </w:tcPrChange>
          </w:tcPr>
          <w:p w14:paraId="20503A6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67" w:author="Trung Nghia" w:date="2024-01-02T09:07:00Z"/>
              </w:rPr>
            </w:pPr>
            <w:ins w:id="168" w:author="Trung Nghia" w:date="2024-01-02T09:07:00Z">
              <w:r>
                <w:t>http://localhost/csn/thuchanh/static/Samsung-Galaxy-S21-FE.png</w:t>
              </w:r>
            </w:ins>
          </w:p>
        </w:tc>
        <w:tc>
          <w:tcPr>
            <w:tcW w:w="0" w:type="auto"/>
            <w:hideMark/>
            <w:tcPrChange w:id="169" w:author="Trung Nghia" w:date="2024-01-02T09:07:00Z">
              <w:tcPr>
                <w:tcW w:w="0" w:type="auto"/>
                <w:vAlign w:val="center"/>
                <w:hideMark/>
              </w:tcPr>
            </w:tcPrChange>
          </w:tcPr>
          <w:p w14:paraId="40DD1FFD"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70" w:author="Trung Nghia" w:date="2024-01-02T09:07:00Z"/>
              </w:rPr>
            </w:pPr>
            <w:ins w:id="171" w:author="Trung Nghia" w:date="2024-01-02T09:07:00Z">
              <w:r>
                <w:t>162</w:t>
              </w:r>
            </w:ins>
          </w:p>
        </w:tc>
      </w:tr>
      <w:tr w:rsidR="00376BDB" w14:paraId="6ABE01E4" w14:textId="77777777" w:rsidTr="00376BDB">
        <w:trPr>
          <w:ins w:id="172" w:author="Trung Nghia" w:date="2024-01-02T09:07:00Z"/>
          <w:trPrChange w:id="173"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4" w:author="Trung Nghia" w:date="2024-01-02T09:07:00Z">
              <w:tcPr>
                <w:tcW w:w="0" w:type="auto"/>
                <w:vAlign w:val="center"/>
                <w:hideMark/>
              </w:tcPr>
            </w:tcPrChange>
          </w:tcPr>
          <w:p w14:paraId="54ADBE2E" w14:textId="77777777" w:rsidR="00376BDB" w:rsidRDefault="00376BDB" w:rsidP="0020301A">
            <w:pPr>
              <w:rPr>
                <w:ins w:id="175" w:author="Trung Nghia" w:date="2024-01-02T09:07:00Z"/>
              </w:rPr>
            </w:pPr>
            <w:ins w:id="176" w:author="Trung Nghia" w:date="2024-01-02T09:07:00Z">
              <w:r>
                <w:t>150</w:t>
              </w:r>
            </w:ins>
          </w:p>
        </w:tc>
        <w:tc>
          <w:tcPr>
            <w:tcW w:w="0" w:type="auto"/>
            <w:hideMark/>
            <w:tcPrChange w:id="177" w:author="Trung Nghia" w:date="2024-01-02T09:07:00Z">
              <w:tcPr>
                <w:tcW w:w="0" w:type="auto"/>
                <w:vAlign w:val="center"/>
                <w:hideMark/>
              </w:tcPr>
            </w:tcPrChange>
          </w:tcPr>
          <w:p w14:paraId="2865C3A7"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78" w:author="Trung Nghia" w:date="2024-01-02T09:07:00Z"/>
              </w:rPr>
            </w:pPr>
            <w:ins w:id="179" w:author="Trung Nghia" w:date="2024-01-02T09:07:00Z">
              <w:r>
                <w:t>http://localhost/csn/thuchanh/static/samsung-galaxy-s23-fe-5g.png</w:t>
              </w:r>
            </w:ins>
          </w:p>
        </w:tc>
        <w:tc>
          <w:tcPr>
            <w:tcW w:w="0" w:type="auto"/>
            <w:hideMark/>
            <w:tcPrChange w:id="180" w:author="Trung Nghia" w:date="2024-01-02T09:07:00Z">
              <w:tcPr>
                <w:tcW w:w="0" w:type="auto"/>
                <w:vAlign w:val="center"/>
                <w:hideMark/>
              </w:tcPr>
            </w:tcPrChange>
          </w:tcPr>
          <w:p w14:paraId="630FA872"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81" w:author="Trung Nghia" w:date="2024-01-02T09:07:00Z"/>
              </w:rPr>
            </w:pPr>
            <w:ins w:id="182" w:author="Trung Nghia" w:date="2024-01-02T09:07:00Z">
              <w:r>
                <w:t>163</w:t>
              </w:r>
            </w:ins>
          </w:p>
        </w:tc>
      </w:tr>
      <w:tr w:rsidR="00376BDB" w14:paraId="01BDC82A" w14:textId="77777777" w:rsidTr="00376BDB">
        <w:trPr>
          <w:ins w:id="183" w:author="Trung Nghia" w:date="2024-01-02T09:07:00Z"/>
          <w:trPrChange w:id="184"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5" w:author="Trung Nghia" w:date="2024-01-02T09:07:00Z">
              <w:tcPr>
                <w:tcW w:w="0" w:type="auto"/>
                <w:vAlign w:val="center"/>
                <w:hideMark/>
              </w:tcPr>
            </w:tcPrChange>
          </w:tcPr>
          <w:p w14:paraId="165B77EC" w14:textId="77777777" w:rsidR="00376BDB" w:rsidRDefault="00376BDB" w:rsidP="0020301A">
            <w:pPr>
              <w:rPr>
                <w:ins w:id="186" w:author="Trung Nghia" w:date="2024-01-02T09:07:00Z"/>
              </w:rPr>
            </w:pPr>
            <w:ins w:id="187" w:author="Trung Nghia" w:date="2024-01-02T09:07:00Z">
              <w:r>
                <w:t>151</w:t>
              </w:r>
            </w:ins>
          </w:p>
        </w:tc>
        <w:tc>
          <w:tcPr>
            <w:tcW w:w="0" w:type="auto"/>
            <w:hideMark/>
            <w:tcPrChange w:id="188" w:author="Trung Nghia" w:date="2024-01-02T09:07:00Z">
              <w:tcPr>
                <w:tcW w:w="0" w:type="auto"/>
                <w:vAlign w:val="center"/>
                <w:hideMark/>
              </w:tcPr>
            </w:tcPrChange>
          </w:tcPr>
          <w:p w14:paraId="4E146862"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89" w:author="Trung Nghia" w:date="2024-01-02T09:07:00Z"/>
              </w:rPr>
            </w:pPr>
            <w:ins w:id="190" w:author="Trung Nghia" w:date="2024-01-02T09:07:00Z">
              <w:r>
                <w:t>http://localhost/csn/thuchanh/static/samsung-galaxy-z-flip5.png</w:t>
              </w:r>
            </w:ins>
          </w:p>
        </w:tc>
        <w:tc>
          <w:tcPr>
            <w:tcW w:w="0" w:type="auto"/>
            <w:hideMark/>
            <w:tcPrChange w:id="191" w:author="Trung Nghia" w:date="2024-01-02T09:07:00Z">
              <w:tcPr>
                <w:tcW w:w="0" w:type="auto"/>
                <w:vAlign w:val="center"/>
                <w:hideMark/>
              </w:tcPr>
            </w:tcPrChange>
          </w:tcPr>
          <w:p w14:paraId="7FF554A9"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192" w:author="Trung Nghia" w:date="2024-01-02T09:07:00Z"/>
              </w:rPr>
            </w:pPr>
            <w:ins w:id="193" w:author="Trung Nghia" w:date="2024-01-02T09:07:00Z">
              <w:r>
                <w:t>164</w:t>
              </w:r>
            </w:ins>
          </w:p>
        </w:tc>
      </w:tr>
      <w:tr w:rsidR="00376BDB" w14:paraId="37015C3F" w14:textId="77777777" w:rsidTr="00376BDB">
        <w:trPr>
          <w:ins w:id="194" w:author="Trung Nghia" w:date="2024-01-02T09:07:00Z"/>
          <w:trPrChange w:id="195"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6" w:author="Trung Nghia" w:date="2024-01-02T09:07:00Z">
              <w:tcPr>
                <w:tcW w:w="0" w:type="auto"/>
                <w:vAlign w:val="center"/>
                <w:hideMark/>
              </w:tcPr>
            </w:tcPrChange>
          </w:tcPr>
          <w:p w14:paraId="68B4B4F8" w14:textId="77777777" w:rsidR="00376BDB" w:rsidRDefault="00376BDB" w:rsidP="0020301A">
            <w:pPr>
              <w:rPr>
                <w:ins w:id="197" w:author="Trung Nghia" w:date="2024-01-02T09:07:00Z"/>
              </w:rPr>
            </w:pPr>
            <w:ins w:id="198" w:author="Trung Nghia" w:date="2024-01-02T09:07:00Z">
              <w:r>
                <w:t>152</w:t>
              </w:r>
            </w:ins>
          </w:p>
        </w:tc>
        <w:tc>
          <w:tcPr>
            <w:tcW w:w="0" w:type="auto"/>
            <w:hideMark/>
            <w:tcPrChange w:id="199" w:author="Trung Nghia" w:date="2024-01-02T09:07:00Z">
              <w:tcPr>
                <w:tcW w:w="0" w:type="auto"/>
                <w:vAlign w:val="center"/>
                <w:hideMark/>
              </w:tcPr>
            </w:tcPrChange>
          </w:tcPr>
          <w:p w14:paraId="778F7365"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200" w:author="Trung Nghia" w:date="2024-01-02T09:07:00Z"/>
              </w:rPr>
            </w:pPr>
            <w:ins w:id="201" w:author="Trung Nghia" w:date="2024-01-02T09:07:00Z">
              <w:r>
                <w:t>http://localhost/csn/thuchanh/static/oppo-a79-5g.png</w:t>
              </w:r>
            </w:ins>
          </w:p>
        </w:tc>
        <w:tc>
          <w:tcPr>
            <w:tcW w:w="0" w:type="auto"/>
            <w:hideMark/>
            <w:tcPrChange w:id="202" w:author="Trung Nghia" w:date="2024-01-02T09:07:00Z">
              <w:tcPr>
                <w:tcW w:w="0" w:type="auto"/>
                <w:vAlign w:val="center"/>
                <w:hideMark/>
              </w:tcPr>
            </w:tcPrChange>
          </w:tcPr>
          <w:p w14:paraId="554AF0B6"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203" w:author="Trung Nghia" w:date="2024-01-02T09:07:00Z"/>
              </w:rPr>
            </w:pPr>
            <w:ins w:id="204" w:author="Trung Nghia" w:date="2024-01-02T09:07:00Z">
              <w:r>
                <w:t>165</w:t>
              </w:r>
            </w:ins>
          </w:p>
        </w:tc>
      </w:tr>
      <w:tr w:rsidR="00376BDB" w14:paraId="3FBC213C" w14:textId="77777777" w:rsidTr="00376BDB">
        <w:trPr>
          <w:ins w:id="205" w:author="Trung Nghia" w:date="2024-01-02T09:07:00Z"/>
          <w:trPrChange w:id="206"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7" w:author="Trung Nghia" w:date="2024-01-02T09:07:00Z">
              <w:tcPr>
                <w:tcW w:w="0" w:type="auto"/>
                <w:vAlign w:val="center"/>
                <w:hideMark/>
              </w:tcPr>
            </w:tcPrChange>
          </w:tcPr>
          <w:p w14:paraId="4A3CA677" w14:textId="77777777" w:rsidR="00376BDB" w:rsidRDefault="00376BDB" w:rsidP="0020301A">
            <w:pPr>
              <w:rPr>
                <w:ins w:id="208" w:author="Trung Nghia" w:date="2024-01-02T09:07:00Z"/>
              </w:rPr>
            </w:pPr>
            <w:ins w:id="209" w:author="Trung Nghia" w:date="2024-01-02T09:07:00Z">
              <w:r>
                <w:t>156</w:t>
              </w:r>
            </w:ins>
          </w:p>
        </w:tc>
        <w:tc>
          <w:tcPr>
            <w:tcW w:w="0" w:type="auto"/>
            <w:hideMark/>
            <w:tcPrChange w:id="210" w:author="Trung Nghia" w:date="2024-01-02T09:07:00Z">
              <w:tcPr>
                <w:tcW w:w="0" w:type="auto"/>
                <w:vAlign w:val="center"/>
                <w:hideMark/>
              </w:tcPr>
            </w:tcPrChange>
          </w:tcPr>
          <w:p w14:paraId="13CB0B4F"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211" w:author="Trung Nghia" w:date="2024-01-02T09:07:00Z"/>
              </w:rPr>
            </w:pPr>
            <w:ins w:id="212" w:author="Trung Nghia" w:date="2024-01-02T09:07:00Z">
              <w:r>
                <w:t>http://localhost/csn/thuchanh/static/oppo-reno10.png</w:t>
              </w:r>
            </w:ins>
          </w:p>
        </w:tc>
        <w:tc>
          <w:tcPr>
            <w:tcW w:w="0" w:type="auto"/>
            <w:hideMark/>
            <w:tcPrChange w:id="213" w:author="Trung Nghia" w:date="2024-01-02T09:07:00Z">
              <w:tcPr>
                <w:tcW w:w="0" w:type="auto"/>
                <w:vAlign w:val="center"/>
                <w:hideMark/>
              </w:tcPr>
            </w:tcPrChange>
          </w:tcPr>
          <w:p w14:paraId="6F7D94A3"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214" w:author="Trung Nghia" w:date="2024-01-02T09:07:00Z"/>
              </w:rPr>
            </w:pPr>
            <w:ins w:id="215" w:author="Trung Nghia" w:date="2024-01-02T09:07:00Z">
              <w:r>
                <w:t>169</w:t>
              </w:r>
            </w:ins>
          </w:p>
        </w:tc>
      </w:tr>
      <w:tr w:rsidR="00376BDB" w14:paraId="37514C8E" w14:textId="77777777" w:rsidTr="00376BDB">
        <w:trPr>
          <w:ins w:id="216" w:author="Trung Nghia" w:date="2024-01-02T09:07:00Z"/>
          <w:trPrChange w:id="217" w:author="Trung Nghia" w:date="2024-01-02T09:07:00Z">
            <w:trPr>
              <w:tblCellSpacing w:w="6"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18" w:author="Trung Nghia" w:date="2024-01-02T09:07:00Z">
              <w:tcPr>
                <w:tcW w:w="0" w:type="auto"/>
                <w:vAlign w:val="center"/>
                <w:hideMark/>
              </w:tcPr>
            </w:tcPrChange>
          </w:tcPr>
          <w:p w14:paraId="2F53C38E" w14:textId="77777777" w:rsidR="00376BDB" w:rsidRDefault="00376BDB" w:rsidP="0020301A">
            <w:pPr>
              <w:rPr>
                <w:ins w:id="219" w:author="Trung Nghia" w:date="2024-01-02T09:07:00Z"/>
              </w:rPr>
            </w:pPr>
            <w:ins w:id="220" w:author="Trung Nghia" w:date="2024-01-02T09:07:00Z">
              <w:r>
                <w:t>166</w:t>
              </w:r>
            </w:ins>
          </w:p>
        </w:tc>
        <w:tc>
          <w:tcPr>
            <w:tcW w:w="0" w:type="auto"/>
            <w:hideMark/>
            <w:tcPrChange w:id="221" w:author="Trung Nghia" w:date="2024-01-02T09:07:00Z">
              <w:tcPr>
                <w:tcW w:w="0" w:type="auto"/>
                <w:vAlign w:val="center"/>
                <w:hideMark/>
              </w:tcPr>
            </w:tcPrChange>
          </w:tcPr>
          <w:p w14:paraId="3B81E060"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222" w:author="Trung Nghia" w:date="2024-01-02T09:07:00Z"/>
              </w:rPr>
            </w:pPr>
            <w:ins w:id="223" w:author="Trung Nghia" w:date="2024-01-02T09:07:00Z">
              <w:r>
                <w:t>http://localhost/csn/thuchanh/static/oppo-reno8-pro.png</w:t>
              </w:r>
            </w:ins>
          </w:p>
        </w:tc>
        <w:tc>
          <w:tcPr>
            <w:tcW w:w="0" w:type="auto"/>
            <w:hideMark/>
            <w:tcPrChange w:id="224" w:author="Trung Nghia" w:date="2024-01-02T09:07:00Z">
              <w:tcPr>
                <w:tcW w:w="0" w:type="auto"/>
                <w:vAlign w:val="center"/>
                <w:hideMark/>
              </w:tcPr>
            </w:tcPrChange>
          </w:tcPr>
          <w:p w14:paraId="008988CA" w14:textId="77777777" w:rsidR="00376BDB" w:rsidRDefault="00376BDB" w:rsidP="0020301A">
            <w:pPr>
              <w:cnfStyle w:val="000000000000" w:firstRow="0" w:lastRow="0" w:firstColumn="0" w:lastColumn="0" w:oddVBand="0" w:evenVBand="0" w:oddHBand="0" w:evenHBand="0" w:firstRowFirstColumn="0" w:firstRowLastColumn="0" w:lastRowFirstColumn="0" w:lastRowLastColumn="0"/>
              <w:rPr>
                <w:ins w:id="225" w:author="Trung Nghia" w:date="2024-01-02T09:07:00Z"/>
              </w:rPr>
            </w:pPr>
            <w:ins w:id="226" w:author="Trung Nghia" w:date="2024-01-02T09:07:00Z">
              <w:r>
                <w:t>168</w:t>
              </w:r>
            </w:ins>
          </w:p>
        </w:tc>
      </w:tr>
    </w:tbl>
    <w:p w14:paraId="28497C94" w14:textId="77777777" w:rsidR="00376BDB" w:rsidRDefault="00376BDB" w:rsidP="0082401C">
      <w:pPr>
        <w:pStyle w:val="ND"/>
      </w:pPr>
    </w:p>
    <w:p w14:paraId="2DFA1A71" w14:textId="4131720A" w:rsidR="0082401C" w:rsidRDefault="00563D11" w:rsidP="0082401C">
      <w:pPr>
        <w:pStyle w:val="ND"/>
        <w:keepNext/>
        <w:ind w:firstLine="0"/>
        <w:jc w:val="center"/>
      </w:pPr>
      <w:r w:rsidRPr="003D762B">
        <w:rPr>
          <w:noProof/>
        </w:rPr>
        <w:lastRenderedPageBreak/>
        <w:drawing>
          <wp:inline distT="0" distB="0" distL="0" distR="0" wp14:anchorId="29474969" wp14:editId="283981B3">
            <wp:extent cx="4212590" cy="261239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2590" cy="2612390"/>
                    </a:xfrm>
                    <a:prstGeom prst="rect">
                      <a:avLst/>
                    </a:prstGeom>
                    <a:noFill/>
                    <a:ln>
                      <a:noFill/>
                    </a:ln>
                  </pic:spPr>
                </pic:pic>
              </a:graphicData>
            </a:graphic>
          </wp:inline>
        </w:drawing>
      </w:r>
    </w:p>
    <w:p w14:paraId="6ED530B2" w14:textId="661CA5E7" w:rsidR="0082401C" w:rsidRPr="0082401C" w:rsidRDefault="0082401C" w:rsidP="0082401C">
      <w:pPr>
        <w:pStyle w:val="Caption"/>
      </w:pPr>
      <w:bookmarkStart w:id="227" w:name="_Toc154880595"/>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1</w:t>
      </w:r>
      <w:r w:rsidR="00405F71">
        <w:fldChar w:fldCharType="end"/>
      </w:r>
      <w:r>
        <w:t xml:space="preserve"> Bảng hình ảnh</w:t>
      </w:r>
      <w:bookmarkEnd w:id="227"/>
      <w:r>
        <w:t xml:space="preserve"> </w:t>
      </w:r>
    </w:p>
    <w:p w14:paraId="03BA2018" w14:textId="423E6669" w:rsidR="0082401C" w:rsidRDefault="00563D11" w:rsidP="0082401C">
      <w:pPr>
        <w:keepNext/>
        <w:jc w:val="center"/>
      </w:pPr>
      <w:r w:rsidRPr="003D762B">
        <w:rPr>
          <w:noProof/>
        </w:rPr>
        <w:drawing>
          <wp:inline distT="0" distB="0" distL="0" distR="0" wp14:anchorId="2ED7FEF6" wp14:editId="260CAD55">
            <wp:extent cx="5763895" cy="136080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3895" cy="1360805"/>
                    </a:xfrm>
                    <a:prstGeom prst="rect">
                      <a:avLst/>
                    </a:prstGeom>
                    <a:noFill/>
                    <a:ln>
                      <a:noFill/>
                    </a:ln>
                  </pic:spPr>
                </pic:pic>
              </a:graphicData>
            </a:graphic>
          </wp:inline>
        </w:drawing>
      </w:r>
    </w:p>
    <w:p w14:paraId="166DDCE9" w14:textId="3A3FF2C1" w:rsidR="0082401C" w:rsidRDefault="0082401C" w:rsidP="0082401C">
      <w:pPr>
        <w:pStyle w:val="Caption"/>
      </w:pPr>
      <w:bookmarkStart w:id="228" w:name="_Toc154880596"/>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2</w:t>
      </w:r>
      <w:r w:rsidR="00405F71">
        <w:fldChar w:fldCharType="end"/>
      </w:r>
      <w:r>
        <w:t xml:space="preserve"> Bảng sản phẩm</w:t>
      </w:r>
      <w:bookmarkEnd w:id="228"/>
    </w:p>
    <w:p w14:paraId="0FC0A639" w14:textId="263A6F7A" w:rsidR="0082401C" w:rsidRDefault="00563D11" w:rsidP="0082401C">
      <w:pPr>
        <w:keepNext/>
        <w:jc w:val="center"/>
      </w:pPr>
      <w:r w:rsidRPr="003D762B">
        <w:rPr>
          <w:noProof/>
        </w:rPr>
        <w:drawing>
          <wp:inline distT="0" distB="0" distL="0" distR="0" wp14:anchorId="2F5CF797" wp14:editId="065C83D6">
            <wp:extent cx="5763895" cy="136080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3895" cy="1360805"/>
                    </a:xfrm>
                    <a:prstGeom prst="rect">
                      <a:avLst/>
                    </a:prstGeom>
                    <a:noFill/>
                    <a:ln>
                      <a:noFill/>
                    </a:ln>
                  </pic:spPr>
                </pic:pic>
              </a:graphicData>
            </a:graphic>
          </wp:inline>
        </w:drawing>
      </w:r>
    </w:p>
    <w:p w14:paraId="6CB5886F" w14:textId="5D69FE6F" w:rsidR="0082401C" w:rsidRDefault="0082401C" w:rsidP="0082401C">
      <w:pPr>
        <w:pStyle w:val="Caption"/>
      </w:pPr>
      <w:bookmarkStart w:id="229" w:name="_Toc154880597"/>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3</w:t>
      </w:r>
      <w:r w:rsidR="00405F71">
        <w:fldChar w:fldCharType="end"/>
      </w:r>
      <w:r>
        <w:t xml:space="preserve"> Bảng thương hiệu</w:t>
      </w:r>
      <w:bookmarkEnd w:id="229"/>
    </w:p>
    <w:p w14:paraId="0B3FFF37" w14:textId="21561C41" w:rsidR="0082401C" w:rsidRDefault="00563D11" w:rsidP="0082401C">
      <w:pPr>
        <w:keepNext/>
        <w:jc w:val="center"/>
      </w:pPr>
      <w:r w:rsidRPr="003D762B">
        <w:rPr>
          <w:noProof/>
        </w:rPr>
        <w:drawing>
          <wp:inline distT="0" distB="0" distL="0" distR="0" wp14:anchorId="1C9315A1" wp14:editId="5F6E30E1">
            <wp:extent cx="5758815" cy="81089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810895"/>
                    </a:xfrm>
                    <a:prstGeom prst="rect">
                      <a:avLst/>
                    </a:prstGeom>
                    <a:noFill/>
                    <a:ln>
                      <a:noFill/>
                    </a:ln>
                  </pic:spPr>
                </pic:pic>
              </a:graphicData>
            </a:graphic>
          </wp:inline>
        </w:drawing>
      </w:r>
    </w:p>
    <w:p w14:paraId="312EA23F" w14:textId="7D35CCA9" w:rsidR="0082401C" w:rsidRPr="00585F1A" w:rsidRDefault="0082401C" w:rsidP="008814B8">
      <w:pPr>
        <w:pStyle w:val="Caption"/>
      </w:pPr>
      <w:bookmarkStart w:id="230" w:name="_Toc154880598"/>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4</w:t>
      </w:r>
      <w:r w:rsidR="00405F71">
        <w:fldChar w:fldCharType="end"/>
      </w:r>
      <w:r>
        <w:t xml:space="preserve"> Bảng người dùng</w:t>
      </w:r>
      <w:bookmarkEnd w:id="230"/>
    </w:p>
    <w:p w14:paraId="65130661" w14:textId="77777777" w:rsidR="00EF79DF" w:rsidRDefault="00EF79DF" w:rsidP="00EF79DF">
      <w:pPr>
        <w:pStyle w:val="Heading2"/>
      </w:pPr>
      <w:bookmarkStart w:id="231" w:name="_Toc152895964"/>
      <w:r>
        <w:t>Kết quả thử nghiệm</w:t>
      </w:r>
      <w:bookmarkEnd w:id="231"/>
    </w:p>
    <w:p w14:paraId="25E8999F" w14:textId="77777777" w:rsidR="00EF79DF" w:rsidRDefault="00EF79DF" w:rsidP="00EF79DF">
      <w:pPr>
        <w:pStyle w:val="Heading3"/>
      </w:pPr>
      <w:bookmarkStart w:id="232" w:name="_Toc152895965"/>
      <w:r>
        <w:t>Chức năng người dùng</w:t>
      </w:r>
      <w:bookmarkEnd w:id="232"/>
      <w:del w:id="233" w:author="Trung Nghia" w:date="2024-01-02T09:08:00Z">
        <w:r w:rsidR="001537AC" w:rsidDel="00376BDB">
          <w:delText>.</w:delText>
        </w:r>
      </w:del>
    </w:p>
    <w:p w14:paraId="675A2F31" w14:textId="77777777" w:rsidR="00A074D6" w:rsidRDefault="00A074D6" w:rsidP="00A074D6">
      <w:pPr>
        <w:pStyle w:val="ND"/>
      </w:pPr>
      <w:r>
        <w:t>Xem sản phẩm: người dùng có thể xem các sản phẩm hiện đang có ở trang chủ.</w:t>
      </w:r>
    </w:p>
    <w:p w14:paraId="09D1611E" w14:textId="64A0DA18" w:rsidR="005032B3" w:rsidRDefault="00563D11" w:rsidP="005032B3">
      <w:pPr>
        <w:pStyle w:val="ND"/>
        <w:keepNext/>
        <w:ind w:firstLine="0"/>
        <w:jc w:val="center"/>
      </w:pPr>
      <w:r w:rsidRPr="003D762B">
        <w:rPr>
          <w:noProof/>
        </w:rPr>
        <w:lastRenderedPageBreak/>
        <w:drawing>
          <wp:inline distT="0" distB="0" distL="0" distR="0" wp14:anchorId="51B176B0" wp14:editId="59170ED5">
            <wp:extent cx="5758815" cy="290131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815" cy="2901315"/>
                    </a:xfrm>
                    <a:prstGeom prst="rect">
                      <a:avLst/>
                    </a:prstGeom>
                    <a:noFill/>
                    <a:ln>
                      <a:noFill/>
                    </a:ln>
                  </pic:spPr>
                </pic:pic>
              </a:graphicData>
            </a:graphic>
          </wp:inline>
        </w:drawing>
      </w:r>
    </w:p>
    <w:p w14:paraId="4087681B" w14:textId="055486C1" w:rsidR="00750CF9" w:rsidRDefault="005032B3" w:rsidP="00750CF9">
      <w:pPr>
        <w:pStyle w:val="Caption"/>
      </w:pPr>
      <w:bookmarkStart w:id="234" w:name="_Toc154880599"/>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5</w:t>
      </w:r>
      <w:r w:rsidR="00405F71">
        <w:fldChar w:fldCharType="end"/>
      </w:r>
      <w:r>
        <w:t xml:space="preserve"> </w:t>
      </w:r>
      <w:r w:rsidR="00750CF9">
        <w:t>Xem trang chủ</w:t>
      </w:r>
      <w:bookmarkEnd w:id="234"/>
    </w:p>
    <w:p w14:paraId="25B1B418" w14:textId="77777777" w:rsidR="00163777" w:rsidRDefault="00163777" w:rsidP="00163777">
      <w:pPr>
        <w:pStyle w:val="ND"/>
      </w:pPr>
      <w:r>
        <w:t xml:space="preserve">Xem chi tiết sản phẩm: người dùng có thể xem chi tiết sản phẩm </w:t>
      </w:r>
      <w:r w:rsidR="00077CB6">
        <w:t>sau khi</w:t>
      </w:r>
      <w:r>
        <w:t xml:space="preserve"> chọn.</w:t>
      </w:r>
    </w:p>
    <w:p w14:paraId="2D56BFDB" w14:textId="6BCDA276" w:rsidR="00A57757" w:rsidRDefault="00563D11" w:rsidP="00A57757">
      <w:pPr>
        <w:pStyle w:val="ND"/>
        <w:keepNext/>
        <w:ind w:firstLine="0"/>
        <w:jc w:val="center"/>
      </w:pPr>
      <w:r w:rsidRPr="003D762B">
        <w:rPr>
          <w:noProof/>
        </w:rPr>
        <w:drawing>
          <wp:inline distT="0" distB="0" distL="0" distR="0" wp14:anchorId="2023166E" wp14:editId="5EEE01F3">
            <wp:extent cx="5763895" cy="395160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895" cy="3951605"/>
                    </a:xfrm>
                    <a:prstGeom prst="rect">
                      <a:avLst/>
                    </a:prstGeom>
                    <a:noFill/>
                    <a:ln>
                      <a:noFill/>
                    </a:ln>
                  </pic:spPr>
                </pic:pic>
              </a:graphicData>
            </a:graphic>
          </wp:inline>
        </w:drawing>
      </w:r>
    </w:p>
    <w:p w14:paraId="740B04CE" w14:textId="60F5E1A9" w:rsidR="00163777" w:rsidRPr="00163777" w:rsidRDefault="00A57757" w:rsidP="00A57757">
      <w:pPr>
        <w:pStyle w:val="Caption"/>
      </w:pPr>
      <w:bookmarkStart w:id="235" w:name="_Toc154880600"/>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6</w:t>
      </w:r>
      <w:r w:rsidR="00405F71">
        <w:fldChar w:fldCharType="end"/>
      </w:r>
      <w:r>
        <w:t xml:space="preserve"> Xem chi tiết sản phẩm</w:t>
      </w:r>
      <w:bookmarkEnd w:id="235"/>
    </w:p>
    <w:p w14:paraId="65C44147" w14:textId="77777777" w:rsidR="005D42DF" w:rsidRDefault="005D42DF" w:rsidP="00EA3F1F">
      <w:pPr>
        <w:pStyle w:val="ND"/>
      </w:pPr>
      <w:r>
        <w:t>Lọc theo hãng: người dùng có thể chọn hãng theo nhu cầu và trang web sẽ hiện thị các sản phẩm thuộc hãng mà người dùng đã ch</w:t>
      </w:r>
      <w:r w:rsidR="00642AAE">
        <w:t>ọ</w:t>
      </w:r>
      <w:r>
        <w:t>n.</w:t>
      </w:r>
    </w:p>
    <w:p w14:paraId="3509371B" w14:textId="00C9529F" w:rsidR="003162EA" w:rsidRDefault="00563D11" w:rsidP="003162EA">
      <w:pPr>
        <w:pStyle w:val="ND"/>
        <w:keepNext/>
        <w:ind w:firstLine="0"/>
        <w:jc w:val="center"/>
      </w:pPr>
      <w:r w:rsidRPr="003D762B">
        <w:rPr>
          <w:noProof/>
        </w:rPr>
        <w:lastRenderedPageBreak/>
        <w:drawing>
          <wp:inline distT="0" distB="0" distL="0" distR="0" wp14:anchorId="7D20414A" wp14:editId="771F2487">
            <wp:extent cx="4827905" cy="229679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7905" cy="2296795"/>
                    </a:xfrm>
                    <a:prstGeom prst="rect">
                      <a:avLst/>
                    </a:prstGeom>
                    <a:noFill/>
                    <a:ln>
                      <a:noFill/>
                    </a:ln>
                  </pic:spPr>
                </pic:pic>
              </a:graphicData>
            </a:graphic>
          </wp:inline>
        </w:drawing>
      </w:r>
    </w:p>
    <w:p w14:paraId="3D93D961" w14:textId="4147E83E" w:rsidR="005D42DF" w:rsidRDefault="003162EA" w:rsidP="003162EA">
      <w:pPr>
        <w:pStyle w:val="Caption"/>
      </w:pPr>
      <w:bookmarkStart w:id="236" w:name="_Toc154880601"/>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7</w:t>
      </w:r>
      <w:r w:rsidR="00405F71">
        <w:fldChar w:fldCharType="end"/>
      </w:r>
      <w:r>
        <w:t xml:space="preserve"> Chức năng lọc theo hãng</w:t>
      </w:r>
      <w:bookmarkEnd w:id="236"/>
    </w:p>
    <w:p w14:paraId="6C073E85" w14:textId="77777777" w:rsidR="00642AAE" w:rsidRDefault="00642AAE" w:rsidP="00642AAE">
      <w:pPr>
        <w:pStyle w:val="ND"/>
      </w:pPr>
      <w:r>
        <w:t>Lọc theo giá: người dùng có thể chọn giá theo phân khúc và trang web sẽ hiện thị các sản phẩm có giá thuộc phân khúc mà người dùng đã chọn.</w:t>
      </w:r>
    </w:p>
    <w:p w14:paraId="6CF65DD0" w14:textId="7533E07A" w:rsidR="0026354A" w:rsidRDefault="00563D11" w:rsidP="0026354A">
      <w:pPr>
        <w:pStyle w:val="ND"/>
        <w:keepNext/>
        <w:ind w:firstLine="0"/>
        <w:jc w:val="center"/>
      </w:pPr>
      <w:r w:rsidRPr="003D762B">
        <w:rPr>
          <w:noProof/>
        </w:rPr>
        <w:drawing>
          <wp:inline distT="0" distB="0" distL="0" distR="0" wp14:anchorId="5975B116" wp14:editId="0117480E">
            <wp:extent cx="5328285" cy="152971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8285" cy="1529715"/>
                    </a:xfrm>
                    <a:prstGeom prst="rect">
                      <a:avLst/>
                    </a:prstGeom>
                    <a:noFill/>
                    <a:ln>
                      <a:noFill/>
                    </a:ln>
                  </pic:spPr>
                </pic:pic>
              </a:graphicData>
            </a:graphic>
          </wp:inline>
        </w:drawing>
      </w:r>
    </w:p>
    <w:p w14:paraId="4279EB2D" w14:textId="4ABF37E7" w:rsidR="004078E4" w:rsidRDefault="0026354A" w:rsidP="0026354A">
      <w:pPr>
        <w:pStyle w:val="Caption"/>
        <w:rPr>
          <w:noProof/>
        </w:rPr>
      </w:pPr>
      <w:bookmarkStart w:id="237" w:name="_Toc154880602"/>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8</w:t>
      </w:r>
      <w:r w:rsidR="00405F71">
        <w:fldChar w:fldCharType="end"/>
      </w:r>
      <w:r>
        <w:t xml:space="preserve"> Chức năng lọc theo giá</w:t>
      </w:r>
      <w:bookmarkEnd w:id="237"/>
    </w:p>
    <w:p w14:paraId="5A3FE581" w14:textId="77777777" w:rsidR="004078E4" w:rsidRDefault="004078E4" w:rsidP="004078E4">
      <w:pPr>
        <w:pStyle w:val="ND"/>
      </w:pPr>
      <w:r>
        <w:t>Tìm kiếm: người dùng có thể tìm kiếm</w:t>
      </w:r>
      <w:r w:rsidR="00BF2181">
        <w:t xml:space="preserve"> tên của sản phẩm</w:t>
      </w:r>
      <w:r>
        <w:t xml:space="preserve"> và trang web sẽ hiện thị các sản phẩm có </w:t>
      </w:r>
      <w:r w:rsidR="00BF2181">
        <w:t xml:space="preserve">tên như </w:t>
      </w:r>
      <w:r>
        <w:t xml:space="preserve">người dùng đã </w:t>
      </w:r>
      <w:r w:rsidR="00BF2181">
        <w:t>tìm kiếm</w:t>
      </w:r>
      <w:r>
        <w:t>.</w:t>
      </w:r>
    </w:p>
    <w:p w14:paraId="60545CA1" w14:textId="77777777" w:rsidR="00F13D3D" w:rsidRDefault="00F13D3D" w:rsidP="00F13D3D">
      <w:pPr>
        <w:pStyle w:val="ND"/>
      </w:pPr>
      <w:r>
        <w:t>Ví dụ như người dùng nhập vào ô tìm kiếm với nội dung: ‘iphone 14’ thì kết quả sẽ hiển thị như sa</w:t>
      </w:r>
      <w:r w:rsidR="00184BBA">
        <w:t>u</w:t>
      </w:r>
      <w:r>
        <w:t>.</w:t>
      </w:r>
    </w:p>
    <w:p w14:paraId="1F72735E" w14:textId="4E9B2A90" w:rsidR="009C3C5C" w:rsidRDefault="00563D11" w:rsidP="009C3C5C">
      <w:pPr>
        <w:pStyle w:val="ND"/>
        <w:keepNext/>
        <w:ind w:firstLine="0"/>
        <w:jc w:val="center"/>
      </w:pPr>
      <w:r w:rsidRPr="003D762B">
        <w:rPr>
          <w:noProof/>
        </w:rPr>
        <w:lastRenderedPageBreak/>
        <w:drawing>
          <wp:inline distT="0" distB="0" distL="0" distR="0" wp14:anchorId="131786EA" wp14:editId="7FD94E3B">
            <wp:extent cx="5486400" cy="421259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212590"/>
                    </a:xfrm>
                    <a:prstGeom prst="rect">
                      <a:avLst/>
                    </a:prstGeom>
                    <a:noFill/>
                    <a:ln>
                      <a:noFill/>
                    </a:ln>
                  </pic:spPr>
                </pic:pic>
              </a:graphicData>
            </a:graphic>
          </wp:inline>
        </w:drawing>
      </w:r>
    </w:p>
    <w:p w14:paraId="04C09FB0" w14:textId="6F0FA124" w:rsidR="00F13D3D" w:rsidRDefault="009C3C5C" w:rsidP="009C3C5C">
      <w:pPr>
        <w:pStyle w:val="Caption"/>
      </w:pPr>
      <w:bookmarkStart w:id="238" w:name="_Toc154880603"/>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9</w:t>
      </w:r>
      <w:r w:rsidR="00405F71">
        <w:fldChar w:fldCharType="end"/>
      </w:r>
      <w:r>
        <w:t xml:space="preserve"> Chức năng tìm kiếm</w:t>
      </w:r>
      <w:bookmarkEnd w:id="238"/>
    </w:p>
    <w:p w14:paraId="6CBAE1CD" w14:textId="77777777" w:rsidR="004078E4" w:rsidRDefault="00CE1271" w:rsidP="00CE1271">
      <w:pPr>
        <w:pStyle w:val="ND"/>
      </w:pPr>
      <w:r>
        <w:t>Chức năng đăng nhập: người dùng chỉ mới được đăng nhập tài khoảng admin.</w:t>
      </w:r>
    </w:p>
    <w:p w14:paraId="58755E85" w14:textId="4F17B3E0" w:rsidR="009C3C5C" w:rsidRDefault="00563D11" w:rsidP="009C3C5C">
      <w:pPr>
        <w:pStyle w:val="ND"/>
        <w:keepNext/>
        <w:ind w:firstLine="0"/>
        <w:jc w:val="center"/>
      </w:pPr>
      <w:r w:rsidRPr="003D762B">
        <w:rPr>
          <w:noProof/>
        </w:rPr>
        <w:drawing>
          <wp:inline distT="0" distB="0" distL="0" distR="0" wp14:anchorId="089F8465" wp14:editId="382A7001">
            <wp:extent cx="3701415" cy="319468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1415" cy="3194685"/>
                    </a:xfrm>
                    <a:prstGeom prst="rect">
                      <a:avLst/>
                    </a:prstGeom>
                    <a:noFill/>
                    <a:ln>
                      <a:noFill/>
                    </a:ln>
                  </pic:spPr>
                </pic:pic>
              </a:graphicData>
            </a:graphic>
          </wp:inline>
        </w:drawing>
      </w:r>
    </w:p>
    <w:p w14:paraId="29B807A2" w14:textId="1A9DF97E" w:rsidR="00CE1271" w:rsidRPr="00CE1271" w:rsidRDefault="009C3C5C" w:rsidP="009C3C5C">
      <w:pPr>
        <w:pStyle w:val="Caption"/>
      </w:pPr>
      <w:bookmarkStart w:id="239" w:name="_Toc154880604"/>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10</w:t>
      </w:r>
      <w:r w:rsidR="00405F71">
        <w:fldChar w:fldCharType="end"/>
      </w:r>
      <w:r>
        <w:t xml:space="preserve"> Chức năng đăng nhập</w:t>
      </w:r>
      <w:bookmarkEnd w:id="239"/>
    </w:p>
    <w:p w14:paraId="14099A3C" w14:textId="77777777" w:rsidR="00EF79DF" w:rsidRDefault="00EF79DF" w:rsidP="00EF79DF">
      <w:pPr>
        <w:pStyle w:val="Heading3"/>
      </w:pPr>
      <w:bookmarkStart w:id="240" w:name="_Toc152895966"/>
      <w:r>
        <w:lastRenderedPageBreak/>
        <w:t>Chức năng quản trị</w:t>
      </w:r>
      <w:bookmarkEnd w:id="240"/>
    </w:p>
    <w:p w14:paraId="4F6EB51B" w14:textId="77777777" w:rsidR="00EF79DF" w:rsidRDefault="00EF79DF" w:rsidP="00EF79DF">
      <w:pPr>
        <w:pStyle w:val="Heading4"/>
      </w:pPr>
      <w:r>
        <w:t>Quản lý dữ liệu</w:t>
      </w:r>
    </w:p>
    <w:p w14:paraId="6526A752" w14:textId="77777777" w:rsidR="0074429F" w:rsidRPr="0074429F" w:rsidRDefault="00C34ED9" w:rsidP="0074429F">
      <w:pPr>
        <w:pStyle w:val="ND"/>
      </w:pPr>
      <w:r>
        <w:t>Quản lý thương hiệu</w:t>
      </w:r>
      <w:r w:rsidR="0074429F">
        <w:t xml:space="preserve">: </w:t>
      </w:r>
      <w:r>
        <w:t xml:space="preserve">hiển thị </w:t>
      </w:r>
      <w:r w:rsidR="00135007">
        <w:t>các</w:t>
      </w:r>
      <w:r>
        <w:t xml:space="preserve"> thương hiệu đã thêm</w:t>
      </w:r>
      <w:r w:rsidR="00135007">
        <w:t xml:space="preserve"> và có thể thêm xóa sửa</w:t>
      </w:r>
      <w:r>
        <w:t>.</w:t>
      </w:r>
    </w:p>
    <w:p w14:paraId="16EDDED1" w14:textId="2FE6920A" w:rsidR="00C34ED9" w:rsidRDefault="00563D11" w:rsidP="00C34ED9">
      <w:pPr>
        <w:pStyle w:val="ND"/>
        <w:keepNext/>
        <w:ind w:firstLine="0"/>
        <w:jc w:val="center"/>
      </w:pPr>
      <w:r w:rsidRPr="003D762B">
        <w:rPr>
          <w:noProof/>
        </w:rPr>
        <w:drawing>
          <wp:inline distT="0" distB="0" distL="0" distR="0" wp14:anchorId="6AA6D1CF" wp14:editId="5FF3C656">
            <wp:extent cx="5763895" cy="231330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3895" cy="2313305"/>
                    </a:xfrm>
                    <a:prstGeom prst="rect">
                      <a:avLst/>
                    </a:prstGeom>
                    <a:noFill/>
                    <a:ln>
                      <a:noFill/>
                    </a:ln>
                  </pic:spPr>
                </pic:pic>
              </a:graphicData>
            </a:graphic>
          </wp:inline>
        </w:drawing>
      </w:r>
    </w:p>
    <w:p w14:paraId="3E89AC3A" w14:textId="49535909" w:rsidR="0074429F" w:rsidRDefault="00C34ED9" w:rsidP="00C34ED9">
      <w:pPr>
        <w:pStyle w:val="Caption"/>
      </w:pPr>
      <w:bookmarkStart w:id="241" w:name="_Toc154880605"/>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11</w:t>
      </w:r>
      <w:r w:rsidR="00405F71">
        <w:fldChar w:fldCharType="end"/>
      </w:r>
      <w:r>
        <w:t xml:space="preserve"> </w:t>
      </w:r>
      <w:r w:rsidR="003556A7">
        <w:t>Q</w:t>
      </w:r>
      <w:r>
        <w:t>uản lý thương hiệu</w:t>
      </w:r>
      <w:bookmarkEnd w:id="241"/>
    </w:p>
    <w:p w14:paraId="42A0FEAB" w14:textId="77777777" w:rsidR="00952B58" w:rsidRPr="0074429F" w:rsidRDefault="00952B58" w:rsidP="00952B58">
      <w:pPr>
        <w:pStyle w:val="ND"/>
      </w:pPr>
      <w:r>
        <w:t>Quản lý sản phẩm: hiển thị các sản phẩm đã thêm và có thể thêm xóa sửa.</w:t>
      </w:r>
    </w:p>
    <w:p w14:paraId="3556B88B" w14:textId="505532BB" w:rsidR="003556A7" w:rsidRDefault="00563D11" w:rsidP="003556A7">
      <w:pPr>
        <w:pStyle w:val="ND"/>
        <w:keepNext/>
        <w:ind w:firstLine="0"/>
        <w:jc w:val="center"/>
      </w:pPr>
      <w:r w:rsidRPr="003D762B">
        <w:rPr>
          <w:noProof/>
        </w:rPr>
        <w:drawing>
          <wp:inline distT="0" distB="0" distL="0" distR="0" wp14:anchorId="1CCBD81B" wp14:editId="4042DBB7">
            <wp:extent cx="5758815" cy="22752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8815" cy="2275205"/>
                    </a:xfrm>
                    <a:prstGeom prst="rect">
                      <a:avLst/>
                    </a:prstGeom>
                    <a:noFill/>
                    <a:ln>
                      <a:noFill/>
                    </a:ln>
                  </pic:spPr>
                </pic:pic>
              </a:graphicData>
            </a:graphic>
          </wp:inline>
        </w:drawing>
      </w:r>
    </w:p>
    <w:p w14:paraId="5AF27ED7" w14:textId="7127E2BE" w:rsidR="00952B58" w:rsidRDefault="003556A7" w:rsidP="003556A7">
      <w:pPr>
        <w:pStyle w:val="Caption"/>
      </w:pPr>
      <w:bookmarkStart w:id="242" w:name="_Toc154880606"/>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12</w:t>
      </w:r>
      <w:r w:rsidR="00405F71">
        <w:fldChar w:fldCharType="end"/>
      </w:r>
      <w:r>
        <w:t xml:space="preserve"> Quản lý sản phẩm</w:t>
      </w:r>
      <w:bookmarkEnd w:id="242"/>
    </w:p>
    <w:p w14:paraId="23F8EFD9" w14:textId="77777777" w:rsidR="00490879" w:rsidRPr="0074429F" w:rsidRDefault="00490879" w:rsidP="00490879">
      <w:pPr>
        <w:pStyle w:val="ND"/>
      </w:pPr>
      <w:r>
        <w:t>Quản lý người dùng: hiển thị thông tin của người dùng và có thể thêm xóa sửa.</w:t>
      </w:r>
    </w:p>
    <w:p w14:paraId="20162755" w14:textId="58475219" w:rsidR="00B261C5" w:rsidRDefault="00563D11" w:rsidP="00B261C5">
      <w:pPr>
        <w:pStyle w:val="ND"/>
        <w:keepNext/>
        <w:ind w:firstLine="0"/>
        <w:jc w:val="center"/>
      </w:pPr>
      <w:r w:rsidRPr="003D762B">
        <w:rPr>
          <w:noProof/>
        </w:rPr>
        <w:drawing>
          <wp:inline distT="0" distB="0" distL="0" distR="0" wp14:anchorId="532E387B" wp14:editId="0245866E">
            <wp:extent cx="5758815" cy="126301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8815" cy="1263015"/>
                    </a:xfrm>
                    <a:prstGeom prst="rect">
                      <a:avLst/>
                    </a:prstGeom>
                    <a:noFill/>
                    <a:ln>
                      <a:noFill/>
                    </a:ln>
                  </pic:spPr>
                </pic:pic>
              </a:graphicData>
            </a:graphic>
          </wp:inline>
        </w:drawing>
      </w:r>
    </w:p>
    <w:p w14:paraId="0CEFB702" w14:textId="0B3312A5" w:rsidR="00490879" w:rsidRDefault="00B261C5" w:rsidP="00B261C5">
      <w:pPr>
        <w:pStyle w:val="Caption"/>
      </w:pPr>
      <w:bookmarkStart w:id="243" w:name="_Toc154880607"/>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13</w:t>
      </w:r>
      <w:r w:rsidR="00405F71">
        <w:fldChar w:fldCharType="end"/>
      </w:r>
      <w:r>
        <w:t xml:space="preserve"> Quản lý người dùng</w:t>
      </w:r>
      <w:bookmarkEnd w:id="243"/>
    </w:p>
    <w:p w14:paraId="634C7402" w14:textId="77777777" w:rsidR="0052175A" w:rsidRPr="0052175A" w:rsidRDefault="0052175A" w:rsidP="0052175A"/>
    <w:p w14:paraId="070B57FB" w14:textId="77777777" w:rsidR="00EF79DF" w:rsidRDefault="00EF79DF" w:rsidP="00EF79DF">
      <w:pPr>
        <w:pStyle w:val="Heading4"/>
      </w:pPr>
      <w:r>
        <w:lastRenderedPageBreak/>
        <w:t>Tìm kiếm và thống kê</w:t>
      </w:r>
    </w:p>
    <w:p w14:paraId="593AF732" w14:textId="77777777" w:rsidR="0052175A" w:rsidRDefault="0052175A" w:rsidP="0052175A">
      <w:pPr>
        <w:pStyle w:val="ND"/>
      </w:pPr>
      <w:r>
        <w:t>Thống kê sản phẩm theo hãng: thống kê số lượng của sản phẩm theo từng hãng và có thể thêm xóa sửa theo từng hãng.</w:t>
      </w:r>
    </w:p>
    <w:p w14:paraId="462A3026" w14:textId="55992CA3" w:rsidR="005635CE" w:rsidRDefault="00563D11" w:rsidP="005635CE">
      <w:pPr>
        <w:pStyle w:val="ND"/>
        <w:keepNext/>
        <w:ind w:firstLine="0"/>
        <w:jc w:val="center"/>
      </w:pPr>
      <w:r w:rsidRPr="003D762B">
        <w:rPr>
          <w:noProof/>
        </w:rPr>
        <w:drawing>
          <wp:inline distT="0" distB="0" distL="0" distR="0" wp14:anchorId="2F39BB20" wp14:editId="582799D6">
            <wp:extent cx="5753100" cy="165481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3100" cy="1654810"/>
                    </a:xfrm>
                    <a:prstGeom prst="rect">
                      <a:avLst/>
                    </a:prstGeom>
                    <a:noFill/>
                    <a:ln>
                      <a:noFill/>
                    </a:ln>
                  </pic:spPr>
                </pic:pic>
              </a:graphicData>
            </a:graphic>
          </wp:inline>
        </w:drawing>
      </w:r>
    </w:p>
    <w:p w14:paraId="5B860CBA" w14:textId="561ECEE5" w:rsidR="00EF79DF" w:rsidRPr="00EF79DF" w:rsidRDefault="005635CE" w:rsidP="005635CE">
      <w:pPr>
        <w:pStyle w:val="Caption"/>
      </w:pPr>
      <w:bookmarkStart w:id="244" w:name="_Toc154880608"/>
      <w:r>
        <w:t xml:space="preserve">Hình </w:t>
      </w:r>
      <w:r w:rsidR="00405F71">
        <w:fldChar w:fldCharType="begin"/>
      </w:r>
      <w:r w:rsidR="00405F71">
        <w:instrText xml:space="preserve"> STYLEREF 1 \s </w:instrText>
      </w:r>
      <w:r w:rsidR="00405F71">
        <w:fldChar w:fldCharType="separate"/>
      </w:r>
      <w:r w:rsidR="00405F71">
        <w:rPr>
          <w:noProof/>
        </w:rPr>
        <w:t>4</w:t>
      </w:r>
      <w:r w:rsidR="00405F71">
        <w:fldChar w:fldCharType="end"/>
      </w:r>
      <w:r w:rsidR="00405F71">
        <w:t>.</w:t>
      </w:r>
      <w:r w:rsidR="00405F71">
        <w:fldChar w:fldCharType="begin"/>
      </w:r>
      <w:r w:rsidR="00405F71">
        <w:instrText xml:space="preserve"> SEQ Hình \* ARABIC \s 1 </w:instrText>
      </w:r>
      <w:r w:rsidR="00405F71">
        <w:fldChar w:fldCharType="separate"/>
      </w:r>
      <w:r w:rsidR="00405F71">
        <w:rPr>
          <w:noProof/>
        </w:rPr>
        <w:t>14</w:t>
      </w:r>
      <w:r w:rsidR="00405F71">
        <w:fldChar w:fldCharType="end"/>
      </w:r>
      <w:r>
        <w:t xml:space="preserve"> Thống kê sản phẩm</w:t>
      </w:r>
      <w:bookmarkEnd w:id="244"/>
    </w:p>
    <w:p w14:paraId="40A31D21" w14:textId="77777777" w:rsidR="00EF79DF" w:rsidRDefault="00EF79DF" w:rsidP="00EF79DF">
      <w:pPr>
        <w:pStyle w:val="Heading2"/>
      </w:pPr>
      <w:bookmarkStart w:id="245" w:name="_Toc152895967"/>
      <w:r>
        <w:t>Kết luận</w:t>
      </w:r>
      <w:bookmarkEnd w:id="245"/>
    </w:p>
    <w:p w14:paraId="4CA1417F" w14:textId="77777777" w:rsidR="00496293" w:rsidRPr="008A10AA" w:rsidRDefault="00496293" w:rsidP="00496293">
      <w:pPr>
        <w:pStyle w:val="ND"/>
      </w:pPr>
      <w:r>
        <w:t>Sau một thời gian tìm hiểu và thực hành thì hệ thống của trang web cơ bản đã được hoàn thiện. Hệ thống hoạt động khá ổn định,</w:t>
      </w:r>
      <w:r w:rsidR="004D0AF4">
        <w:t xml:space="preserve"> thử nghiệm các chức năng có trên hệ thống bằng nguồn dữ liệu mẫu đã thu thập cho ra kết quả khá tốt, </w:t>
      </w:r>
      <w:r>
        <w:t>các chức năng</w:t>
      </w:r>
      <w:r w:rsidR="004D0AF4">
        <w:t xml:space="preserve"> của</w:t>
      </w:r>
      <w:r>
        <w:t xml:space="preserve"> người dùng và</w:t>
      </w:r>
      <w:r w:rsidR="004D0AF4">
        <w:t xml:space="preserve"> người</w:t>
      </w:r>
      <w:r>
        <w:t xml:space="preserve"> quản trị hoạt bìn</w:t>
      </w:r>
      <w:r w:rsidR="004D0AF4">
        <w:t>h thường</w:t>
      </w:r>
      <w:r>
        <w:t xml:space="preserve"> tuy nhiên hệ thống vẫn chưa đạt hiệu suất cao do chưa có nhiều kinh nghiệm.</w:t>
      </w:r>
    </w:p>
    <w:p w14:paraId="615A7C0D" w14:textId="77777777" w:rsidR="00895D2B" w:rsidRDefault="00895D2B">
      <w:pPr>
        <w:spacing w:after="200" w:line="276" w:lineRule="auto"/>
        <w:rPr>
          <w:b/>
          <w:sz w:val="28"/>
        </w:rPr>
      </w:pPr>
      <w:r>
        <w:br w:type="page"/>
      </w:r>
    </w:p>
    <w:p w14:paraId="6755F389" w14:textId="77777777" w:rsidR="007A413C" w:rsidRPr="00895D2B" w:rsidRDefault="0014684B" w:rsidP="00721876">
      <w:pPr>
        <w:pStyle w:val="Heading1"/>
      </w:pPr>
      <w:bookmarkStart w:id="246" w:name="_Toc152895968"/>
      <w:r>
        <w:lastRenderedPageBreak/>
        <w:t xml:space="preserve">KẾT LUẬN VÀ </w:t>
      </w:r>
      <w:r w:rsidR="007A413C" w:rsidRPr="008148A3">
        <w:t>HƯỚNG PHÁT TRIỂN</w:t>
      </w:r>
      <w:bookmarkEnd w:id="246"/>
    </w:p>
    <w:p w14:paraId="676CAF6D" w14:textId="77777777" w:rsidR="0014684B" w:rsidRDefault="0014684B" w:rsidP="00721876">
      <w:pPr>
        <w:pStyle w:val="ND"/>
      </w:pPr>
      <w:r>
        <w:t xml:space="preserve">Kết luận: </w:t>
      </w:r>
      <w:r w:rsidRPr="005428DD">
        <w:t>Trình bày những kết quả đạt đ</w:t>
      </w:r>
      <w:r w:rsidRPr="005428DD">
        <w:rPr>
          <w:rFonts w:hint="eastAsia"/>
        </w:rPr>
        <w:t>ư</w:t>
      </w:r>
      <w:r w:rsidRPr="005428DD">
        <w:t>ợc, những đóng góp mới và những đề xuất mới. Phần kết luận cần ngắn gọn, không có lời bàn và bình luận thêm</w:t>
      </w:r>
      <w:r w:rsidRPr="00895D2B">
        <w:t>.</w:t>
      </w:r>
    </w:p>
    <w:p w14:paraId="4F92CE93" w14:textId="77777777" w:rsidR="00A55F58" w:rsidRDefault="0014684B" w:rsidP="00A55F58">
      <w:pPr>
        <w:pStyle w:val="ND"/>
      </w:pPr>
      <w:r>
        <w:t xml:space="preserve">Hướng phát triển: </w:t>
      </w:r>
      <w:r w:rsidR="00406E6D" w:rsidRPr="005428DD">
        <w:t>Kiến nghị về những hướng nghiên cứu tiếp theo</w:t>
      </w:r>
      <w:r w:rsidR="00895D2B" w:rsidRPr="00895D2B">
        <w:t>.</w:t>
      </w:r>
    </w:p>
    <w:p w14:paraId="4E0BBF68" w14:textId="77777777" w:rsidR="00A55F58" w:rsidRDefault="00A55F58" w:rsidP="00A55F58">
      <w:pPr>
        <w:pStyle w:val="Heading2"/>
      </w:pPr>
      <w:r>
        <w:t>Kết luận</w:t>
      </w:r>
    </w:p>
    <w:p w14:paraId="33BAE91A" w14:textId="77777777" w:rsidR="003927B0" w:rsidRDefault="00A55F58" w:rsidP="003927B0">
      <w:pPr>
        <w:pStyle w:val="Heading3"/>
      </w:pPr>
      <w:r w:rsidRPr="003927B0">
        <w:t>Kết quả đạt được</w:t>
      </w:r>
    </w:p>
    <w:p w14:paraId="248D48A3" w14:textId="77777777" w:rsidR="003927B0" w:rsidRDefault="00A55F58" w:rsidP="00A55F58">
      <w:pPr>
        <w:pStyle w:val="ND"/>
      </w:pPr>
      <w:r>
        <w:t xml:space="preserve">Học được kiến thức mới về </w:t>
      </w:r>
      <w:r w:rsidRPr="00A55F58">
        <w:t>framework</w:t>
      </w:r>
      <w:r>
        <w:t xml:space="preserve"> AngularJS, PHP</w:t>
      </w:r>
      <w:r w:rsidR="003927B0">
        <w:t xml:space="preserve"> và</w:t>
      </w:r>
      <w:r>
        <w:t xml:space="preserve"> MySQL</w:t>
      </w:r>
      <w:r w:rsidR="003927B0">
        <w:t>.</w:t>
      </w:r>
    </w:p>
    <w:p w14:paraId="5B2865E9" w14:textId="77777777" w:rsidR="00A55F58" w:rsidRDefault="002F69F5" w:rsidP="00FA61A2">
      <w:pPr>
        <w:pStyle w:val="ND"/>
      </w:pPr>
      <w:r>
        <w:t>T</w:t>
      </w:r>
      <w:r w:rsidR="00A55F58">
        <w:t>hiết kế được một trang web giới thiệu điện thoại bằng AngularJS.</w:t>
      </w:r>
    </w:p>
    <w:p w14:paraId="37DA8D89" w14:textId="77777777" w:rsidR="00FA61A2" w:rsidRDefault="00FA61A2" w:rsidP="00A55F58">
      <w:pPr>
        <w:pStyle w:val="ND"/>
      </w:pPr>
      <w:r>
        <w:t>Chức năng lọc, tìm kiếm, đăng nhập cho người dùng và chức năng thêm, xóa, sửa, thống kê cho người quản trị.</w:t>
      </w:r>
    </w:p>
    <w:p w14:paraId="56749E34" w14:textId="77777777" w:rsidR="00A55F58" w:rsidRPr="007D1D77" w:rsidRDefault="003927B0" w:rsidP="00A55F58">
      <w:pPr>
        <w:pStyle w:val="ND"/>
        <w:rPr>
          <w:strike/>
          <w:rPrChange w:id="247" w:author="Trung Nghia" w:date="2024-01-02T09:09:00Z">
            <w:rPr/>
          </w:rPrChange>
        </w:rPr>
      </w:pPr>
      <w:r w:rsidRPr="007D1D77">
        <w:rPr>
          <w:strike/>
          <w:rPrChange w:id="248" w:author="Trung Nghia" w:date="2024-01-02T09:09:00Z">
            <w:rPr/>
          </w:rPrChange>
        </w:rPr>
        <w:t>Đóng góp mới:</w:t>
      </w:r>
      <w:r w:rsidR="00964E3C" w:rsidRPr="007D1D77">
        <w:rPr>
          <w:strike/>
          <w:rPrChange w:id="249" w:author="Trung Nghia" w:date="2024-01-02T09:09:00Z">
            <w:rPr/>
          </w:rPrChange>
        </w:rPr>
        <w:t xml:space="preserve"> </w:t>
      </w:r>
      <w:r w:rsidR="00AC198B" w:rsidRPr="007D1D77">
        <w:rPr>
          <w:strike/>
          <w:rPrChange w:id="250" w:author="Trung Nghia" w:date="2024-01-02T09:09:00Z">
            <w:rPr/>
          </w:rPrChange>
        </w:rPr>
        <w:t>??</w:t>
      </w:r>
    </w:p>
    <w:p w14:paraId="52E61E23" w14:textId="77777777" w:rsidR="003B5103" w:rsidRPr="007D1D77" w:rsidRDefault="003927B0" w:rsidP="0072276A">
      <w:pPr>
        <w:pStyle w:val="ND"/>
        <w:tabs>
          <w:tab w:val="left" w:pos="7876"/>
        </w:tabs>
        <w:rPr>
          <w:strike/>
          <w:rPrChange w:id="251" w:author="Trung Nghia" w:date="2024-01-02T09:09:00Z">
            <w:rPr/>
          </w:rPrChange>
        </w:rPr>
      </w:pPr>
      <w:r w:rsidRPr="007D1D77">
        <w:rPr>
          <w:strike/>
          <w:rPrChange w:id="252" w:author="Trung Nghia" w:date="2024-01-02T09:09:00Z">
            <w:rPr/>
          </w:rPrChange>
        </w:rPr>
        <w:t xml:space="preserve">Đề xuất mới: </w:t>
      </w:r>
      <w:r w:rsidR="00964E3C" w:rsidRPr="007D1D77">
        <w:rPr>
          <w:strike/>
          <w:rPrChange w:id="253" w:author="Trung Nghia" w:date="2024-01-02T09:09:00Z">
            <w:rPr/>
          </w:rPrChange>
        </w:rPr>
        <w:t>Thêm chức năng mua hàng và thêm vào giỏ hàng.</w:t>
      </w:r>
      <w:r w:rsidR="003B5103" w:rsidRPr="007D1D77">
        <w:rPr>
          <w:strike/>
          <w:rPrChange w:id="254" w:author="Trung Nghia" w:date="2024-01-02T09:09:00Z">
            <w:rPr/>
          </w:rPrChange>
        </w:rPr>
        <w:tab/>
      </w:r>
    </w:p>
    <w:p w14:paraId="611EF81C" w14:textId="77777777" w:rsidR="00A55F58" w:rsidRDefault="00A55F58" w:rsidP="00A55F58">
      <w:pPr>
        <w:pStyle w:val="Heading2"/>
      </w:pPr>
      <w:r>
        <w:t>Hướng phát triển</w:t>
      </w:r>
    </w:p>
    <w:p w14:paraId="7C212A60" w14:textId="77777777" w:rsidR="00AF266B" w:rsidRDefault="00AF266B" w:rsidP="00AF266B">
      <w:pPr>
        <w:pStyle w:val="ND"/>
      </w:pPr>
      <w:r>
        <w:t>Thêm các chức năng mới cho trang web như: đăng ký, thêm vào giỏ hàng, mua hàng, bình luận, chat.</w:t>
      </w:r>
    </w:p>
    <w:p w14:paraId="1F63ADC5" w14:textId="77777777" w:rsidR="00DD24A0" w:rsidRDefault="00DD24A0" w:rsidP="00DD24A0">
      <w:pPr>
        <w:pStyle w:val="ND"/>
      </w:pPr>
      <w:r>
        <w:t>Tối ưu hóa sự tương thích của trang web đối với nhiều loại thiết bị.</w:t>
      </w:r>
    </w:p>
    <w:p w14:paraId="4E0E3303" w14:textId="77777777" w:rsidR="00AF266B" w:rsidRDefault="00AF266B" w:rsidP="00AF266B">
      <w:pPr>
        <w:pStyle w:val="ND"/>
      </w:pPr>
      <w:r>
        <w:t>Tối ưu hóa trang web cho trải nghiệm người dùng tốt hơn.</w:t>
      </w:r>
    </w:p>
    <w:p w14:paraId="11C7C8C5" w14:textId="77777777" w:rsidR="00895D2B" w:rsidRDefault="00895D2B">
      <w:pPr>
        <w:spacing w:after="200" w:line="276" w:lineRule="auto"/>
        <w:rPr>
          <w:b/>
          <w:bCs/>
          <w:sz w:val="26"/>
          <w:szCs w:val="26"/>
        </w:rPr>
      </w:pPr>
      <w:r>
        <w:rPr>
          <w:b/>
          <w:bCs/>
          <w:sz w:val="26"/>
          <w:szCs w:val="26"/>
        </w:rPr>
        <w:br w:type="page"/>
      </w:r>
    </w:p>
    <w:p w14:paraId="386DD667" w14:textId="77777777" w:rsidR="00B97B05" w:rsidRDefault="007A413C" w:rsidP="00B97B05">
      <w:pPr>
        <w:pStyle w:val="Heading1"/>
        <w:numPr>
          <w:ilvl w:val="0"/>
          <w:numId w:val="0"/>
        </w:numPr>
      </w:pPr>
      <w:bookmarkStart w:id="255" w:name="_Toc152895969"/>
      <w:r>
        <w:lastRenderedPageBreak/>
        <w:t>DANH MỤC TÀI LIỆU THAM KHẢO</w:t>
      </w:r>
      <w:bookmarkEnd w:id="255"/>
    </w:p>
    <w:p w14:paraId="68C70708" w14:textId="77777777" w:rsidR="00B97B05" w:rsidRDefault="00B97B05" w:rsidP="00B97B05">
      <w:pPr>
        <w:pStyle w:val="ND"/>
      </w:pPr>
      <w:r>
        <w:t>[1] W3Schools "AngularJS Tutorial" W3Schools Online Web Tutorials. [</w:t>
      </w:r>
      <w:r w:rsidR="00490876">
        <w:t>6/11/2023</w:t>
      </w:r>
      <w:r>
        <w:t xml:space="preserve">]. </w:t>
      </w:r>
      <w:r w:rsidR="005E310E">
        <w:t>Url</w:t>
      </w:r>
      <w:r>
        <w:t xml:space="preserve">: </w:t>
      </w:r>
      <w:hyperlink r:id="rId45" w:history="1">
        <w:r w:rsidRPr="00BA286A">
          <w:rPr>
            <w:rStyle w:val="Hyperlink"/>
          </w:rPr>
          <w:t>https://www.w3schools.com/angular/default.asp</w:t>
        </w:r>
      </w:hyperlink>
    </w:p>
    <w:p w14:paraId="3665A10A" w14:textId="77777777" w:rsidR="00B97B05" w:rsidRDefault="00D95990" w:rsidP="00D95990">
      <w:pPr>
        <w:pStyle w:val="ND"/>
      </w:pPr>
      <w:r w:rsidRPr="00D95990">
        <w:t>[</w:t>
      </w:r>
      <w:r>
        <w:t>2</w:t>
      </w:r>
      <w:r w:rsidRPr="00D95990">
        <w:t>]</w:t>
      </w:r>
      <w:r>
        <w:t xml:space="preserve"> W3Schools</w:t>
      </w:r>
      <w:r w:rsidRPr="00D95990">
        <w:t xml:space="preserve"> "W3Schools PHP Tutorial"</w:t>
      </w:r>
      <w:r>
        <w:t xml:space="preserve"> W3Schools</w:t>
      </w:r>
      <w:r w:rsidRPr="00D95990">
        <w:t xml:space="preserve"> </w:t>
      </w:r>
      <w:r>
        <w:t>Online Web Tutorials. [10/11/2023]</w:t>
      </w:r>
      <w:r w:rsidR="003241A1">
        <w:t>.</w:t>
      </w:r>
      <w:r w:rsidRPr="00D95990">
        <w:t xml:space="preserve"> URL: </w:t>
      </w:r>
      <w:hyperlink r:id="rId46" w:history="1">
        <w:r w:rsidRPr="004D2DD9">
          <w:rPr>
            <w:rStyle w:val="Hyperlink"/>
          </w:rPr>
          <w:t>https://www.w3schools.com/php/default.asp</w:t>
        </w:r>
      </w:hyperlink>
    </w:p>
    <w:p w14:paraId="73DFBC05" w14:textId="77777777" w:rsidR="00D95990" w:rsidRDefault="003241A1" w:rsidP="00D95990">
      <w:pPr>
        <w:pStyle w:val="ND"/>
        <w:rPr>
          <w:ins w:id="256" w:author="Trung Nghia" w:date="2024-01-02T09:11:00Z"/>
        </w:rPr>
      </w:pPr>
      <w:r w:rsidRPr="003241A1">
        <w:t>[</w:t>
      </w:r>
      <w:r>
        <w:t>3</w:t>
      </w:r>
      <w:r w:rsidRPr="003241A1">
        <w:t>]</w:t>
      </w:r>
      <w:r>
        <w:t xml:space="preserve"> W3Schools</w:t>
      </w:r>
      <w:r w:rsidRPr="003241A1">
        <w:t xml:space="preserve"> "W3Schools MySQL Tutorial" W3Schools</w:t>
      </w:r>
      <w:r>
        <w:t xml:space="preserve"> Online Web Tutorials.</w:t>
      </w:r>
      <w:r w:rsidRPr="003241A1">
        <w:t xml:space="preserve"> </w:t>
      </w:r>
      <w:r>
        <w:t>[10/11/2023].</w:t>
      </w:r>
      <w:r w:rsidRPr="00D95990">
        <w:t xml:space="preserve"> </w:t>
      </w:r>
      <w:r w:rsidRPr="003241A1">
        <w:t xml:space="preserve">URL: </w:t>
      </w:r>
      <w:hyperlink r:id="rId47" w:history="1">
        <w:r w:rsidRPr="004D2DD9">
          <w:rPr>
            <w:rStyle w:val="Hyperlink"/>
          </w:rPr>
          <w:t>https://www.w3schools.com/mysql/default.asp</w:t>
        </w:r>
      </w:hyperlink>
    </w:p>
    <w:p w14:paraId="72B5F4EA" w14:textId="77777777" w:rsidR="00563D11" w:rsidRDefault="00563D11" w:rsidP="00D95990">
      <w:pPr>
        <w:pStyle w:val="ND"/>
      </w:pPr>
    </w:p>
    <w:p w14:paraId="693CFF47" w14:textId="77777777" w:rsidR="003241A1" w:rsidRPr="00B97B05" w:rsidRDefault="003241A1" w:rsidP="00D95990">
      <w:pPr>
        <w:pStyle w:val="ND"/>
      </w:pPr>
    </w:p>
    <w:p w14:paraId="641A438C" w14:textId="77777777" w:rsidR="007A413C" w:rsidRDefault="007A413C" w:rsidP="00587DF5">
      <w:pPr>
        <w:pStyle w:val="ND"/>
      </w:pPr>
      <w:r>
        <w:br w:type="page"/>
      </w:r>
    </w:p>
    <w:p w14:paraId="5E9E3C42" w14:textId="77777777" w:rsidR="00797DBE" w:rsidRDefault="007A413C" w:rsidP="002F20E4">
      <w:pPr>
        <w:pStyle w:val="Heading1"/>
        <w:numPr>
          <w:ilvl w:val="0"/>
          <w:numId w:val="0"/>
        </w:numPr>
      </w:pPr>
      <w:bookmarkStart w:id="257" w:name="_Toc152895970"/>
      <w:r>
        <w:lastRenderedPageBreak/>
        <w:t>PHỤ LỤC</w:t>
      </w:r>
      <w:bookmarkEnd w:id="257"/>
    </w:p>
    <w:p w14:paraId="777A871D" w14:textId="77777777" w:rsidR="005E310E" w:rsidRDefault="005E310E" w:rsidP="005074DC">
      <w:pPr>
        <w:pStyle w:val="ND"/>
      </w:pPr>
      <w:r w:rsidRPr="009357D3">
        <w:rPr>
          <w:b/>
          <w:bCs w:val="0"/>
        </w:rPr>
        <w:t>Các phần mềm và công cụ đã cài đặt</w:t>
      </w:r>
      <w:r>
        <w:t xml:space="preserve"> </w:t>
      </w:r>
    </w:p>
    <w:p w14:paraId="329E6D41" w14:textId="77777777" w:rsidR="005E310E" w:rsidRDefault="005E310E" w:rsidP="005E310E">
      <w:pPr>
        <w:pStyle w:val="ND"/>
      </w:pPr>
      <w:r>
        <w:t>Visual Studio Code (VSCode): Trình soạn thảo mã nguồn mở, hỗ trợ nhiều ngôn ngữ lập trình và tích hợp với nhiều tiện ích mở rộng</w:t>
      </w:r>
      <w:r w:rsidR="005074DC">
        <w:t xml:space="preserve"> (</w:t>
      </w:r>
      <w:r w:rsidR="005074DC" w:rsidRPr="005074DC">
        <w:t>extension</w:t>
      </w:r>
      <w:r w:rsidR="005074DC">
        <w:t>)</w:t>
      </w:r>
      <w:r w:rsidR="00BE0EBB">
        <w:t xml:space="preserve">. Url: </w:t>
      </w:r>
      <w:hyperlink r:id="rId48" w:history="1">
        <w:r w:rsidR="00BE0EBB" w:rsidRPr="00BA286A">
          <w:rPr>
            <w:rStyle w:val="Hyperlink"/>
          </w:rPr>
          <w:t>https://code.visualstudio.com/</w:t>
        </w:r>
      </w:hyperlink>
    </w:p>
    <w:p w14:paraId="02D22B10" w14:textId="77777777" w:rsidR="009357D3" w:rsidRDefault="009357D3" w:rsidP="005E310E">
      <w:pPr>
        <w:pStyle w:val="ND"/>
      </w:pPr>
      <w:r w:rsidRPr="009357D3">
        <w:t>Google Chrome: Trình duyệt web phổ biến được phát triển bởi Google</w:t>
      </w:r>
      <w:r>
        <w:t xml:space="preserve">. Url: </w:t>
      </w:r>
      <w:hyperlink r:id="rId49" w:history="1">
        <w:r w:rsidRPr="00BA286A">
          <w:rPr>
            <w:rStyle w:val="Hyperlink"/>
          </w:rPr>
          <w:t>https://www.google.com/chrome/</w:t>
        </w:r>
      </w:hyperlink>
    </w:p>
    <w:p w14:paraId="53CAAD1F" w14:textId="77777777" w:rsidR="009357D3" w:rsidRDefault="00024EA8" w:rsidP="005E310E">
      <w:pPr>
        <w:pStyle w:val="ND"/>
        <w:rPr>
          <w:ins w:id="258" w:author="Trung Nghia" w:date="2024-01-02T09:16:00Z"/>
          <w:rStyle w:val="Hyperlink"/>
        </w:rPr>
      </w:pPr>
      <w:r>
        <w:t xml:space="preserve"> Laragon: Môi trường phát triển tổng quát nhanh chóng và mạnh mẽ dành cho PHP, Node.js, Python, Java. Url: </w:t>
      </w:r>
      <w:hyperlink r:id="rId50" w:history="1">
        <w:r w:rsidRPr="004D2DD9">
          <w:rPr>
            <w:rStyle w:val="Hyperlink"/>
          </w:rPr>
          <w:t>https://laragon.org/download/index.html</w:t>
        </w:r>
      </w:hyperlink>
    </w:p>
    <w:customXmlInsRangeStart w:id="259" w:author="Trung Nghia" w:date="2024-01-02T09:16:00Z"/>
    <w:sdt>
      <w:sdtPr>
        <w:rPr>
          <w:b w:val="0"/>
          <w:sz w:val="24"/>
        </w:rPr>
        <w:id w:val="1770201843"/>
        <w:docPartObj>
          <w:docPartGallery w:val="Bibliographies"/>
          <w:docPartUnique/>
        </w:docPartObj>
      </w:sdtPr>
      <w:sdtContent>
        <w:customXmlInsRangeEnd w:id="259"/>
        <w:p w14:paraId="0C0B162B" w14:textId="4F380FC6" w:rsidR="0037699D" w:rsidRDefault="0037699D">
          <w:pPr>
            <w:pStyle w:val="Heading1"/>
            <w:rPr>
              <w:ins w:id="260" w:author="Trung Nghia" w:date="2024-01-02T09:16:00Z"/>
            </w:rPr>
          </w:pPr>
          <w:ins w:id="261" w:author="Trung Nghia" w:date="2024-01-02T09:16:00Z">
            <w:r>
              <w:t>References</w:t>
            </w:r>
          </w:ins>
        </w:p>
        <w:customXmlInsRangeStart w:id="262" w:author="Trung Nghia" w:date="2024-01-02T09:16:00Z"/>
        <w:sdt>
          <w:sdtPr>
            <w:id w:val="-573587230"/>
            <w:bibliography/>
          </w:sdtPr>
          <w:sdtContent>
            <w:customXmlInsRangeEnd w:id="262"/>
            <w:p w14:paraId="23BD8EDC" w14:textId="77777777" w:rsidR="0037699D" w:rsidRDefault="0037699D">
              <w:pPr>
                <w:rPr>
                  <w:rFonts w:ascii="Calibri" w:eastAsia="Calibri" w:hAnsi="Calibri"/>
                  <w:noProof/>
                  <w:sz w:val="20"/>
                  <w:szCs w:val="20"/>
                </w:rPr>
              </w:pPr>
              <w:ins w:id="263" w:author="Trung Nghia" w:date="2024-01-02T09:16: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37699D" w14:paraId="24D72EFA" w14:textId="77777777">
                <w:trPr>
                  <w:divId w:val="723338229"/>
                  <w:tblCellSpacing w:w="15" w:type="dxa"/>
                </w:trPr>
                <w:tc>
                  <w:tcPr>
                    <w:tcW w:w="50" w:type="pct"/>
                    <w:hideMark/>
                  </w:tcPr>
                  <w:p w14:paraId="3C52442B" w14:textId="46F44310" w:rsidR="0037699D" w:rsidRDefault="0037699D">
                    <w:pPr>
                      <w:pStyle w:val="Bibliography"/>
                      <w:rPr>
                        <w:noProof/>
                      </w:rPr>
                    </w:pPr>
                    <w:r>
                      <w:rPr>
                        <w:noProof/>
                      </w:rPr>
                      <w:t xml:space="preserve">[1] </w:t>
                    </w:r>
                  </w:p>
                </w:tc>
                <w:tc>
                  <w:tcPr>
                    <w:tcW w:w="0" w:type="auto"/>
                    <w:hideMark/>
                  </w:tcPr>
                  <w:p w14:paraId="3B0E0B60" w14:textId="77777777" w:rsidR="0037699D" w:rsidRDefault="0037699D">
                    <w:pPr>
                      <w:pStyle w:val="Bibliography"/>
                      <w:rPr>
                        <w:noProof/>
                      </w:rPr>
                    </w:pPr>
                    <w:r>
                      <w:rPr>
                        <w:noProof/>
                      </w:rPr>
                      <w:t xml:space="preserve">N. v. Sơn, Nhập môn Công nghệ thông tin, TP. HỒ chí Minh: Lao động, 2015. </w:t>
                    </w:r>
                  </w:p>
                </w:tc>
              </w:tr>
              <w:tr w:rsidR="0037699D" w14:paraId="50301BC7" w14:textId="77777777">
                <w:trPr>
                  <w:divId w:val="723338229"/>
                  <w:tblCellSpacing w:w="15" w:type="dxa"/>
                </w:trPr>
                <w:tc>
                  <w:tcPr>
                    <w:tcW w:w="50" w:type="pct"/>
                    <w:hideMark/>
                  </w:tcPr>
                  <w:p w14:paraId="6E320323" w14:textId="77777777" w:rsidR="0037699D" w:rsidRDefault="0037699D">
                    <w:pPr>
                      <w:pStyle w:val="Bibliography"/>
                      <w:rPr>
                        <w:noProof/>
                      </w:rPr>
                    </w:pPr>
                    <w:r>
                      <w:rPr>
                        <w:noProof/>
                      </w:rPr>
                      <w:t xml:space="preserve">[2] </w:t>
                    </w:r>
                  </w:p>
                </w:tc>
                <w:tc>
                  <w:tcPr>
                    <w:tcW w:w="0" w:type="auto"/>
                    <w:hideMark/>
                  </w:tcPr>
                  <w:p w14:paraId="0FAF3926" w14:textId="77777777" w:rsidR="0037699D" w:rsidRDefault="0037699D">
                    <w:pPr>
                      <w:pStyle w:val="Bibliography"/>
                      <w:rPr>
                        <w:noProof/>
                      </w:rPr>
                    </w:pPr>
                    <w:r>
                      <w:rPr>
                        <w:noProof/>
                      </w:rPr>
                      <w:t xml:space="preserve">N. Thanh, Kỹ thuật lập trình, Trà Vinh: Cần Thơ, 2014. </w:t>
                    </w:r>
                  </w:p>
                </w:tc>
              </w:tr>
            </w:tbl>
            <w:p w14:paraId="60A68B3D" w14:textId="77777777" w:rsidR="0037699D" w:rsidRDefault="0037699D">
              <w:pPr>
                <w:divId w:val="723338229"/>
                <w:rPr>
                  <w:noProof/>
                </w:rPr>
              </w:pPr>
            </w:p>
            <w:p w14:paraId="205E17DC" w14:textId="3AE71C5E" w:rsidR="0037699D" w:rsidRDefault="0037699D">
              <w:pPr>
                <w:rPr>
                  <w:ins w:id="264" w:author="Trung Nghia" w:date="2024-01-02T09:16:00Z"/>
                </w:rPr>
              </w:pPr>
              <w:ins w:id="265" w:author="Trung Nghia" w:date="2024-01-02T09:16:00Z">
                <w:r>
                  <w:rPr>
                    <w:b/>
                    <w:bCs/>
                    <w:noProof/>
                  </w:rPr>
                  <w:fldChar w:fldCharType="end"/>
                </w:r>
              </w:ins>
            </w:p>
            <w:customXmlInsRangeStart w:id="266" w:author="Trung Nghia" w:date="2024-01-02T09:16:00Z"/>
          </w:sdtContent>
        </w:sdt>
        <w:customXmlInsRangeEnd w:id="266"/>
        <w:customXmlInsRangeStart w:id="267" w:author="Trung Nghia" w:date="2024-01-02T09:16:00Z"/>
      </w:sdtContent>
    </w:sdt>
    <w:customXmlInsRangeEnd w:id="267"/>
    <w:p w14:paraId="4D436CAF" w14:textId="77777777" w:rsidR="00D0547F" w:rsidRDefault="00D0547F" w:rsidP="005E310E">
      <w:pPr>
        <w:pStyle w:val="ND"/>
      </w:pPr>
    </w:p>
    <w:p w14:paraId="216073D4" w14:textId="77777777" w:rsidR="00024EA8" w:rsidRPr="005E310E" w:rsidRDefault="00024EA8" w:rsidP="005E310E">
      <w:pPr>
        <w:pStyle w:val="ND"/>
      </w:pPr>
    </w:p>
    <w:sectPr w:rsidR="00024EA8" w:rsidRPr="005E310E" w:rsidSect="006E22FC">
      <w:headerReference w:type="default" r:id="rId51"/>
      <w:footerReference w:type="even" r:id="rId52"/>
      <w:footerReference w:type="default" r:id="rId53"/>
      <w:pgSz w:w="11907" w:h="16840" w:code="9"/>
      <w:pgMar w:top="1134" w:right="1134" w:bottom="1134" w:left="1701" w:header="284" w:footer="57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Trung Nghia" w:date="2024-01-02T08:56:00Z" w:initials="TN">
    <w:p w14:paraId="0EFF42EB" w14:textId="77777777" w:rsidR="00AC20D3" w:rsidRDefault="00AC20D3" w:rsidP="00AC20D3">
      <w:pPr>
        <w:pStyle w:val="CommentText"/>
      </w:pPr>
      <w:r>
        <w:rPr>
          <w:rStyle w:val="CommentReference"/>
        </w:rPr>
        <w:annotationRef/>
      </w:r>
      <w:r>
        <w:t>Làm lại ví dụ riêng của 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FF42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E0CDE7" w16cex:dateUtc="2024-01-02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FF42EB" w16cid:durableId="6AE0CD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48C9D" w14:textId="77777777" w:rsidR="00AD2B9D" w:rsidRDefault="00AD2B9D" w:rsidP="00116727">
      <w:r>
        <w:separator/>
      </w:r>
    </w:p>
  </w:endnote>
  <w:endnote w:type="continuationSeparator" w:id="0">
    <w:p w14:paraId="54BF2F3C" w14:textId="77777777" w:rsidR="00AD2B9D" w:rsidRDefault="00AD2B9D"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3B5E"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1F3C72EC"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8F16F"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776945">
      <w:rPr>
        <w:rStyle w:val="PageNumber"/>
        <w:noProof/>
      </w:rPr>
      <w:t>14</w:t>
    </w:r>
    <w:r>
      <w:rPr>
        <w:rStyle w:val="PageNumber"/>
      </w:rPr>
      <w:fldChar w:fldCharType="end"/>
    </w:r>
  </w:p>
  <w:p w14:paraId="3063148E" w14:textId="77777777" w:rsidR="00023CC4" w:rsidRDefault="00BB4C9D" w:rsidP="0004196F">
    <w:pPr>
      <w:pStyle w:val="Footer"/>
      <w:pBdr>
        <w:top w:val="thinThickSmallGap" w:sz="24" w:space="1" w:color="auto"/>
      </w:pBdr>
      <w:tabs>
        <w:tab w:val="clear" w:pos="8640"/>
      </w:tabs>
    </w:pPr>
    <w:r>
      <w:t>Trần Trung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8C9F6" w14:textId="77777777" w:rsidR="00AD2B9D" w:rsidRDefault="00AD2B9D" w:rsidP="00116727">
      <w:r>
        <w:separator/>
      </w:r>
    </w:p>
  </w:footnote>
  <w:footnote w:type="continuationSeparator" w:id="0">
    <w:p w14:paraId="65A5BD14" w14:textId="77777777" w:rsidR="00AD2B9D" w:rsidRDefault="00AD2B9D"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5669" w14:textId="77777777" w:rsidR="006D2252" w:rsidRDefault="0003302F" w:rsidP="006D2252">
    <w:pPr>
      <w:pStyle w:val="Header"/>
      <w:pBdr>
        <w:bottom w:val="thickThinSmallGap" w:sz="24" w:space="1" w:color="auto"/>
      </w:pBdr>
    </w:pPr>
    <w:r>
      <w:t>Tìm hiểu về AngularJs và thiết kế</w:t>
    </w:r>
    <w:r w:rsidR="000419CD">
      <w:t xml:space="preserve"> ứng dụng</w:t>
    </w:r>
    <w:r>
      <w:t xml:space="preserve"> website minh họa</w:t>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B1CF8"/>
    <w:multiLevelType w:val="multilevel"/>
    <w:tmpl w:val="321A6408"/>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1.%2"/>
      <w:lvlJc w:val="left"/>
      <w:pPr>
        <w:tabs>
          <w:tab w:val="num" w:pos="0"/>
        </w:tabs>
        <w:ind w:left="576" w:hanging="576"/>
      </w:pPr>
      <w:rPr>
        <w:rFonts w:ascii="Times New Roman" w:hAnsi="Times New Roman" w:hint="default"/>
        <w:b/>
        <w:i w:val="0"/>
        <w:sz w:val="26"/>
      </w:r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 w15:restartNumberingAfterBreak="0">
    <w:nsid w:val="68931E9D"/>
    <w:multiLevelType w:val="multilevel"/>
    <w:tmpl w:val="EB86F770"/>
    <w:lvl w:ilvl="0">
      <w:start w:val="1"/>
      <w:numFmt w:val="decimal"/>
      <w:pStyle w:val="u1"/>
      <w:lvlText w:val="CHƯƠNG %1"/>
      <w:lvlJc w:val="left"/>
      <w:pPr>
        <w:ind w:left="432" w:hanging="432"/>
      </w:pPr>
      <w:rPr>
        <w:rFonts w:ascii="Times New Roman" w:hAnsi="Times New Roman" w:hint="default"/>
        <w:b/>
        <w:i w:val="0"/>
        <w:sz w:val="28"/>
      </w:rPr>
    </w:lvl>
    <w:lvl w:ilvl="1">
      <w:start w:val="1"/>
      <w:numFmt w:val="decimal"/>
      <w:pStyle w:val="u2"/>
      <w:lvlText w:val="%1.%2"/>
      <w:lvlJc w:val="left"/>
      <w:pPr>
        <w:ind w:left="576" w:hanging="576"/>
      </w:pPr>
      <w:rPr>
        <w:rFonts w:ascii="Times New Roman" w:hAnsi="Times New Roman" w:hint="default"/>
        <w:b/>
        <w:i w:val="0"/>
        <w:sz w:val="26"/>
      </w:rPr>
    </w:lvl>
    <w:lvl w:ilvl="2">
      <w:start w:val="1"/>
      <w:numFmt w:val="decimal"/>
      <w:pStyle w:val="u3"/>
      <w:lvlText w:val="%1.%2.%3"/>
      <w:lvlJc w:val="left"/>
      <w:pPr>
        <w:ind w:left="720" w:hanging="720"/>
      </w:pPr>
      <w:rPr>
        <w:rFonts w:ascii="Times New Roman" w:hAnsi="Times New Roman" w:hint="default"/>
        <w:b/>
        <w:i w:val="0"/>
        <w:sz w:val="26"/>
      </w:rPr>
    </w:lvl>
    <w:lvl w:ilvl="3">
      <w:start w:val="1"/>
      <w:numFmt w:val="decimal"/>
      <w:pStyle w:val="u4"/>
      <w:lvlText w:val="%1.%2.%3.%4"/>
      <w:lvlJc w:val="left"/>
      <w:pPr>
        <w:ind w:left="864" w:hanging="864"/>
      </w:pPr>
      <w:rPr>
        <w:rFonts w:ascii="Times New Roman" w:hAnsi="Times New Roman" w:hint="default"/>
        <w:b/>
        <w:i w:val="0"/>
        <w:sz w:val="26"/>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16cid:durableId="1464427338">
    <w:abstractNumId w:val="0"/>
  </w:num>
  <w:num w:numId="2" w16cid:durableId="170524835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ung Nghia">
    <w15:presenceInfo w15:providerId="Windows Live" w15:userId="394639b684a88d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7F2"/>
    <w:rsid w:val="00004F4A"/>
    <w:rsid w:val="00004FF8"/>
    <w:rsid w:val="00005439"/>
    <w:rsid w:val="00007676"/>
    <w:rsid w:val="00010EDA"/>
    <w:rsid w:val="00011FBF"/>
    <w:rsid w:val="000126CA"/>
    <w:rsid w:val="00012C15"/>
    <w:rsid w:val="00016B80"/>
    <w:rsid w:val="0002102A"/>
    <w:rsid w:val="00023CC4"/>
    <w:rsid w:val="000248B5"/>
    <w:rsid w:val="00024A74"/>
    <w:rsid w:val="00024EA8"/>
    <w:rsid w:val="000318BC"/>
    <w:rsid w:val="00031C99"/>
    <w:rsid w:val="0003302F"/>
    <w:rsid w:val="00037B0C"/>
    <w:rsid w:val="00040797"/>
    <w:rsid w:val="00040D7F"/>
    <w:rsid w:val="0004160A"/>
    <w:rsid w:val="0004196F"/>
    <w:rsid w:val="000419CD"/>
    <w:rsid w:val="00046454"/>
    <w:rsid w:val="00052BFB"/>
    <w:rsid w:val="0005464F"/>
    <w:rsid w:val="000555C7"/>
    <w:rsid w:val="00060701"/>
    <w:rsid w:val="0006113A"/>
    <w:rsid w:val="00064E54"/>
    <w:rsid w:val="00065F89"/>
    <w:rsid w:val="00070C1D"/>
    <w:rsid w:val="000734EB"/>
    <w:rsid w:val="00075061"/>
    <w:rsid w:val="00075E7F"/>
    <w:rsid w:val="00076D27"/>
    <w:rsid w:val="00077396"/>
    <w:rsid w:val="00077CB6"/>
    <w:rsid w:val="000915D6"/>
    <w:rsid w:val="00095854"/>
    <w:rsid w:val="00095C7D"/>
    <w:rsid w:val="00096AAB"/>
    <w:rsid w:val="000970C5"/>
    <w:rsid w:val="0009741B"/>
    <w:rsid w:val="000A0985"/>
    <w:rsid w:val="000A1106"/>
    <w:rsid w:val="000A156E"/>
    <w:rsid w:val="000A16FB"/>
    <w:rsid w:val="000A180C"/>
    <w:rsid w:val="000A68B7"/>
    <w:rsid w:val="000B07E8"/>
    <w:rsid w:val="000B20B8"/>
    <w:rsid w:val="000B4062"/>
    <w:rsid w:val="000B50B0"/>
    <w:rsid w:val="000B784B"/>
    <w:rsid w:val="000C3F04"/>
    <w:rsid w:val="000C4FC7"/>
    <w:rsid w:val="000C70DE"/>
    <w:rsid w:val="000D1345"/>
    <w:rsid w:val="000D347D"/>
    <w:rsid w:val="000D4ACA"/>
    <w:rsid w:val="000D4B41"/>
    <w:rsid w:val="000D4F48"/>
    <w:rsid w:val="000D6FA5"/>
    <w:rsid w:val="000D7C6B"/>
    <w:rsid w:val="000E004D"/>
    <w:rsid w:val="000E115B"/>
    <w:rsid w:val="000E42D3"/>
    <w:rsid w:val="000E53AF"/>
    <w:rsid w:val="000E60E4"/>
    <w:rsid w:val="000F3BB2"/>
    <w:rsid w:val="00100411"/>
    <w:rsid w:val="00101096"/>
    <w:rsid w:val="00103C94"/>
    <w:rsid w:val="001056C0"/>
    <w:rsid w:val="00113FDE"/>
    <w:rsid w:val="00114C6E"/>
    <w:rsid w:val="001163E4"/>
    <w:rsid w:val="00116727"/>
    <w:rsid w:val="001171F5"/>
    <w:rsid w:val="00120CEE"/>
    <w:rsid w:val="00121267"/>
    <w:rsid w:val="00123053"/>
    <w:rsid w:val="00130863"/>
    <w:rsid w:val="00130A33"/>
    <w:rsid w:val="00134FEE"/>
    <w:rsid w:val="00135007"/>
    <w:rsid w:val="00137DF2"/>
    <w:rsid w:val="00140541"/>
    <w:rsid w:val="00141592"/>
    <w:rsid w:val="0014684B"/>
    <w:rsid w:val="00152594"/>
    <w:rsid w:val="0015314D"/>
    <w:rsid w:val="001537AC"/>
    <w:rsid w:val="00153CFB"/>
    <w:rsid w:val="001547C8"/>
    <w:rsid w:val="001567F4"/>
    <w:rsid w:val="0015771E"/>
    <w:rsid w:val="00157F3E"/>
    <w:rsid w:val="00163777"/>
    <w:rsid w:val="00164A38"/>
    <w:rsid w:val="00164D86"/>
    <w:rsid w:val="0016631B"/>
    <w:rsid w:val="00172346"/>
    <w:rsid w:val="00172AEF"/>
    <w:rsid w:val="00173B7F"/>
    <w:rsid w:val="001742E3"/>
    <w:rsid w:val="001778BA"/>
    <w:rsid w:val="001778FA"/>
    <w:rsid w:val="00180400"/>
    <w:rsid w:val="00180CDB"/>
    <w:rsid w:val="0018316E"/>
    <w:rsid w:val="00184BBA"/>
    <w:rsid w:val="00192C6E"/>
    <w:rsid w:val="00192F88"/>
    <w:rsid w:val="00194253"/>
    <w:rsid w:val="00195CAD"/>
    <w:rsid w:val="00196862"/>
    <w:rsid w:val="001976E1"/>
    <w:rsid w:val="001A0547"/>
    <w:rsid w:val="001A0745"/>
    <w:rsid w:val="001A0C67"/>
    <w:rsid w:val="001A39A4"/>
    <w:rsid w:val="001A7FCE"/>
    <w:rsid w:val="001B3CE5"/>
    <w:rsid w:val="001B4154"/>
    <w:rsid w:val="001B67E9"/>
    <w:rsid w:val="001C1094"/>
    <w:rsid w:val="001C2864"/>
    <w:rsid w:val="001C427F"/>
    <w:rsid w:val="001D1089"/>
    <w:rsid w:val="001D3708"/>
    <w:rsid w:val="001D40E4"/>
    <w:rsid w:val="001D482A"/>
    <w:rsid w:val="001D4D43"/>
    <w:rsid w:val="001D5E2B"/>
    <w:rsid w:val="001D5E91"/>
    <w:rsid w:val="001E0A96"/>
    <w:rsid w:val="001E2877"/>
    <w:rsid w:val="001F110B"/>
    <w:rsid w:val="001F2123"/>
    <w:rsid w:val="001F6D08"/>
    <w:rsid w:val="00216854"/>
    <w:rsid w:val="002175F9"/>
    <w:rsid w:val="00221BB0"/>
    <w:rsid w:val="002234A3"/>
    <w:rsid w:val="00223E95"/>
    <w:rsid w:val="00236338"/>
    <w:rsid w:val="00237B6C"/>
    <w:rsid w:val="00237C83"/>
    <w:rsid w:val="00243184"/>
    <w:rsid w:val="002439CD"/>
    <w:rsid w:val="00246D14"/>
    <w:rsid w:val="00251009"/>
    <w:rsid w:val="00254D97"/>
    <w:rsid w:val="00257139"/>
    <w:rsid w:val="0025714C"/>
    <w:rsid w:val="00257F03"/>
    <w:rsid w:val="0026354A"/>
    <w:rsid w:val="002703B0"/>
    <w:rsid w:val="00271603"/>
    <w:rsid w:val="002721A2"/>
    <w:rsid w:val="00273518"/>
    <w:rsid w:val="002742A7"/>
    <w:rsid w:val="002744EE"/>
    <w:rsid w:val="00276B47"/>
    <w:rsid w:val="00280229"/>
    <w:rsid w:val="00283C8A"/>
    <w:rsid w:val="00284BC9"/>
    <w:rsid w:val="0029164D"/>
    <w:rsid w:val="00291C8A"/>
    <w:rsid w:val="0029283B"/>
    <w:rsid w:val="0029429D"/>
    <w:rsid w:val="002951F2"/>
    <w:rsid w:val="00296E2D"/>
    <w:rsid w:val="00297995"/>
    <w:rsid w:val="00297B3C"/>
    <w:rsid w:val="002A1296"/>
    <w:rsid w:val="002A20AC"/>
    <w:rsid w:val="002A2152"/>
    <w:rsid w:val="002A2D53"/>
    <w:rsid w:val="002A5236"/>
    <w:rsid w:val="002A7C15"/>
    <w:rsid w:val="002B7415"/>
    <w:rsid w:val="002C229D"/>
    <w:rsid w:val="002C347B"/>
    <w:rsid w:val="002C3F72"/>
    <w:rsid w:val="002C5996"/>
    <w:rsid w:val="002C5E0A"/>
    <w:rsid w:val="002C5F7F"/>
    <w:rsid w:val="002C777D"/>
    <w:rsid w:val="002D047F"/>
    <w:rsid w:val="002D0DD8"/>
    <w:rsid w:val="002D48CE"/>
    <w:rsid w:val="002D4F45"/>
    <w:rsid w:val="002D76F6"/>
    <w:rsid w:val="002E0577"/>
    <w:rsid w:val="002E1320"/>
    <w:rsid w:val="002E5CDF"/>
    <w:rsid w:val="002E6249"/>
    <w:rsid w:val="002F192E"/>
    <w:rsid w:val="002F1FF3"/>
    <w:rsid w:val="002F20E4"/>
    <w:rsid w:val="002F4D0B"/>
    <w:rsid w:val="002F5E4A"/>
    <w:rsid w:val="002F6942"/>
    <w:rsid w:val="002F69F5"/>
    <w:rsid w:val="002F73A3"/>
    <w:rsid w:val="003003CF"/>
    <w:rsid w:val="00301D5B"/>
    <w:rsid w:val="00302EDD"/>
    <w:rsid w:val="0030405B"/>
    <w:rsid w:val="00304E76"/>
    <w:rsid w:val="0030570C"/>
    <w:rsid w:val="00307227"/>
    <w:rsid w:val="00310332"/>
    <w:rsid w:val="003117E7"/>
    <w:rsid w:val="003162EA"/>
    <w:rsid w:val="0031648B"/>
    <w:rsid w:val="00316C4C"/>
    <w:rsid w:val="00317180"/>
    <w:rsid w:val="003217E8"/>
    <w:rsid w:val="0032292F"/>
    <w:rsid w:val="00323AD7"/>
    <w:rsid w:val="003241A1"/>
    <w:rsid w:val="003245B1"/>
    <w:rsid w:val="00325B6B"/>
    <w:rsid w:val="003261EF"/>
    <w:rsid w:val="00327B51"/>
    <w:rsid w:val="00330647"/>
    <w:rsid w:val="00330C6D"/>
    <w:rsid w:val="0033581A"/>
    <w:rsid w:val="00335F4D"/>
    <w:rsid w:val="0033635B"/>
    <w:rsid w:val="003371EA"/>
    <w:rsid w:val="00340F57"/>
    <w:rsid w:val="003434E9"/>
    <w:rsid w:val="00344503"/>
    <w:rsid w:val="00344B91"/>
    <w:rsid w:val="003452B6"/>
    <w:rsid w:val="00345BE6"/>
    <w:rsid w:val="00345EB1"/>
    <w:rsid w:val="00352D6F"/>
    <w:rsid w:val="003556A7"/>
    <w:rsid w:val="00356B7F"/>
    <w:rsid w:val="00357602"/>
    <w:rsid w:val="00357822"/>
    <w:rsid w:val="0036135D"/>
    <w:rsid w:val="00363704"/>
    <w:rsid w:val="00363A9B"/>
    <w:rsid w:val="0036403C"/>
    <w:rsid w:val="00370C0A"/>
    <w:rsid w:val="0037203B"/>
    <w:rsid w:val="003721D6"/>
    <w:rsid w:val="0037301E"/>
    <w:rsid w:val="003765DD"/>
    <w:rsid w:val="0037699D"/>
    <w:rsid w:val="00376BDB"/>
    <w:rsid w:val="00380DDA"/>
    <w:rsid w:val="0038264C"/>
    <w:rsid w:val="00383150"/>
    <w:rsid w:val="003845A3"/>
    <w:rsid w:val="003878F2"/>
    <w:rsid w:val="00387DE0"/>
    <w:rsid w:val="00390FD7"/>
    <w:rsid w:val="003912C9"/>
    <w:rsid w:val="00391CA2"/>
    <w:rsid w:val="003927B0"/>
    <w:rsid w:val="00395179"/>
    <w:rsid w:val="003A0AB9"/>
    <w:rsid w:val="003A17BD"/>
    <w:rsid w:val="003A2377"/>
    <w:rsid w:val="003A47A4"/>
    <w:rsid w:val="003B0A77"/>
    <w:rsid w:val="003B14DB"/>
    <w:rsid w:val="003B3B00"/>
    <w:rsid w:val="003B3B8D"/>
    <w:rsid w:val="003B5103"/>
    <w:rsid w:val="003C00E1"/>
    <w:rsid w:val="003C5803"/>
    <w:rsid w:val="003C630D"/>
    <w:rsid w:val="003D0276"/>
    <w:rsid w:val="003D1B89"/>
    <w:rsid w:val="003D3B25"/>
    <w:rsid w:val="003E25A8"/>
    <w:rsid w:val="003E47BC"/>
    <w:rsid w:val="003E5C93"/>
    <w:rsid w:val="003F38E7"/>
    <w:rsid w:val="003F5184"/>
    <w:rsid w:val="003F5F75"/>
    <w:rsid w:val="003F72BB"/>
    <w:rsid w:val="00405F71"/>
    <w:rsid w:val="00406E6D"/>
    <w:rsid w:val="004078E4"/>
    <w:rsid w:val="0041086A"/>
    <w:rsid w:val="0041257F"/>
    <w:rsid w:val="00416C63"/>
    <w:rsid w:val="00416CC1"/>
    <w:rsid w:val="0042130E"/>
    <w:rsid w:val="00423669"/>
    <w:rsid w:val="00423E1F"/>
    <w:rsid w:val="00424A39"/>
    <w:rsid w:val="004274F2"/>
    <w:rsid w:val="00433D92"/>
    <w:rsid w:val="0043535E"/>
    <w:rsid w:val="004364F1"/>
    <w:rsid w:val="00440902"/>
    <w:rsid w:val="0044296B"/>
    <w:rsid w:val="0044428F"/>
    <w:rsid w:val="004465E5"/>
    <w:rsid w:val="004471D2"/>
    <w:rsid w:val="00452F6B"/>
    <w:rsid w:val="00453987"/>
    <w:rsid w:val="00454A73"/>
    <w:rsid w:val="004559E0"/>
    <w:rsid w:val="00455C71"/>
    <w:rsid w:val="004614A7"/>
    <w:rsid w:val="00462671"/>
    <w:rsid w:val="00463345"/>
    <w:rsid w:val="00467DA8"/>
    <w:rsid w:val="00470148"/>
    <w:rsid w:val="004706BF"/>
    <w:rsid w:val="00475499"/>
    <w:rsid w:val="00475AC4"/>
    <w:rsid w:val="004773AD"/>
    <w:rsid w:val="00480210"/>
    <w:rsid w:val="0048254F"/>
    <w:rsid w:val="00483927"/>
    <w:rsid w:val="004866E6"/>
    <w:rsid w:val="00490876"/>
    <w:rsid w:val="00490879"/>
    <w:rsid w:val="0049416F"/>
    <w:rsid w:val="0049554C"/>
    <w:rsid w:val="00496293"/>
    <w:rsid w:val="004A0437"/>
    <w:rsid w:val="004A0B79"/>
    <w:rsid w:val="004A0DB2"/>
    <w:rsid w:val="004A4F97"/>
    <w:rsid w:val="004A76C9"/>
    <w:rsid w:val="004B321A"/>
    <w:rsid w:val="004B6313"/>
    <w:rsid w:val="004B723F"/>
    <w:rsid w:val="004B75C4"/>
    <w:rsid w:val="004C3028"/>
    <w:rsid w:val="004C4AB7"/>
    <w:rsid w:val="004C5D9C"/>
    <w:rsid w:val="004C6585"/>
    <w:rsid w:val="004C72E4"/>
    <w:rsid w:val="004D0AF4"/>
    <w:rsid w:val="004D0C34"/>
    <w:rsid w:val="004D2F11"/>
    <w:rsid w:val="004D43AB"/>
    <w:rsid w:val="004D4BAB"/>
    <w:rsid w:val="004D7032"/>
    <w:rsid w:val="004E00D8"/>
    <w:rsid w:val="004E2E32"/>
    <w:rsid w:val="004E362D"/>
    <w:rsid w:val="004E3D3E"/>
    <w:rsid w:val="004E4DE4"/>
    <w:rsid w:val="004E60E1"/>
    <w:rsid w:val="004F310B"/>
    <w:rsid w:val="004F415A"/>
    <w:rsid w:val="004F537A"/>
    <w:rsid w:val="00502F1D"/>
    <w:rsid w:val="005032B3"/>
    <w:rsid w:val="005074DC"/>
    <w:rsid w:val="0051022E"/>
    <w:rsid w:val="005113DD"/>
    <w:rsid w:val="005161A8"/>
    <w:rsid w:val="005176B9"/>
    <w:rsid w:val="00520BEA"/>
    <w:rsid w:val="0052175A"/>
    <w:rsid w:val="00523651"/>
    <w:rsid w:val="00534887"/>
    <w:rsid w:val="00537698"/>
    <w:rsid w:val="00541E4C"/>
    <w:rsid w:val="005435C5"/>
    <w:rsid w:val="005439AB"/>
    <w:rsid w:val="0054442F"/>
    <w:rsid w:val="00550452"/>
    <w:rsid w:val="0055178C"/>
    <w:rsid w:val="005524CB"/>
    <w:rsid w:val="00555825"/>
    <w:rsid w:val="00555B04"/>
    <w:rsid w:val="00556AA4"/>
    <w:rsid w:val="00557412"/>
    <w:rsid w:val="005606E7"/>
    <w:rsid w:val="005630FB"/>
    <w:rsid w:val="005635CE"/>
    <w:rsid w:val="00563D11"/>
    <w:rsid w:val="0056461B"/>
    <w:rsid w:val="005647C5"/>
    <w:rsid w:val="00564D03"/>
    <w:rsid w:val="00565BF5"/>
    <w:rsid w:val="005727C4"/>
    <w:rsid w:val="00574963"/>
    <w:rsid w:val="0057517C"/>
    <w:rsid w:val="0058384C"/>
    <w:rsid w:val="005853CC"/>
    <w:rsid w:val="00585F1A"/>
    <w:rsid w:val="00586AC9"/>
    <w:rsid w:val="00587DF5"/>
    <w:rsid w:val="00590EDB"/>
    <w:rsid w:val="00593F1A"/>
    <w:rsid w:val="00595614"/>
    <w:rsid w:val="00597F4A"/>
    <w:rsid w:val="005A2795"/>
    <w:rsid w:val="005A3FBD"/>
    <w:rsid w:val="005A42E3"/>
    <w:rsid w:val="005B016E"/>
    <w:rsid w:val="005B4FBD"/>
    <w:rsid w:val="005B53AD"/>
    <w:rsid w:val="005B7240"/>
    <w:rsid w:val="005B78EB"/>
    <w:rsid w:val="005C12AA"/>
    <w:rsid w:val="005C2AAC"/>
    <w:rsid w:val="005C384B"/>
    <w:rsid w:val="005C4C65"/>
    <w:rsid w:val="005D021D"/>
    <w:rsid w:val="005D0410"/>
    <w:rsid w:val="005D1D41"/>
    <w:rsid w:val="005D3CB5"/>
    <w:rsid w:val="005D42DF"/>
    <w:rsid w:val="005D58C3"/>
    <w:rsid w:val="005E1DEC"/>
    <w:rsid w:val="005E310E"/>
    <w:rsid w:val="005F075C"/>
    <w:rsid w:val="005F15C7"/>
    <w:rsid w:val="005F4115"/>
    <w:rsid w:val="005F4736"/>
    <w:rsid w:val="005F5FC6"/>
    <w:rsid w:val="005F7593"/>
    <w:rsid w:val="0060177B"/>
    <w:rsid w:val="00601F53"/>
    <w:rsid w:val="0060416D"/>
    <w:rsid w:val="006043B0"/>
    <w:rsid w:val="006053D0"/>
    <w:rsid w:val="006106CA"/>
    <w:rsid w:val="00610DE6"/>
    <w:rsid w:val="0061421C"/>
    <w:rsid w:val="00614EE4"/>
    <w:rsid w:val="00623F5A"/>
    <w:rsid w:val="00624872"/>
    <w:rsid w:val="00625BD5"/>
    <w:rsid w:val="00630BC2"/>
    <w:rsid w:val="00634713"/>
    <w:rsid w:val="006354B2"/>
    <w:rsid w:val="00642AAE"/>
    <w:rsid w:val="00647701"/>
    <w:rsid w:val="00650653"/>
    <w:rsid w:val="00654753"/>
    <w:rsid w:val="00654B56"/>
    <w:rsid w:val="00657C7E"/>
    <w:rsid w:val="00657EC5"/>
    <w:rsid w:val="0066086A"/>
    <w:rsid w:val="00667FB6"/>
    <w:rsid w:val="006707CC"/>
    <w:rsid w:val="00671334"/>
    <w:rsid w:val="0067169A"/>
    <w:rsid w:val="00671C8E"/>
    <w:rsid w:val="0067332C"/>
    <w:rsid w:val="00673DCB"/>
    <w:rsid w:val="00674C0D"/>
    <w:rsid w:val="00675120"/>
    <w:rsid w:val="00680790"/>
    <w:rsid w:val="00681825"/>
    <w:rsid w:val="0068465D"/>
    <w:rsid w:val="0068478B"/>
    <w:rsid w:val="00685A02"/>
    <w:rsid w:val="006864E8"/>
    <w:rsid w:val="00686F78"/>
    <w:rsid w:val="006872EB"/>
    <w:rsid w:val="006879F6"/>
    <w:rsid w:val="0069025C"/>
    <w:rsid w:val="00691B5B"/>
    <w:rsid w:val="006956B4"/>
    <w:rsid w:val="006A1256"/>
    <w:rsid w:val="006A28E7"/>
    <w:rsid w:val="006A3993"/>
    <w:rsid w:val="006A41F9"/>
    <w:rsid w:val="006A578B"/>
    <w:rsid w:val="006A640F"/>
    <w:rsid w:val="006A6E87"/>
    <w:rsid w:val="006A78D0"/>
    <w:rsid w:val="006B26C3"/>
    <w:rsid w:val="006B2D68"/>
    <w:rsid w:val="006B371A"/>
    <w:rsid w:val="006B597D"/>
    <w:rsid w:val="006C358E"/>
    <w:rsid w:val="006C6486"/>
    <w:rsid w:val="006D119E"/>
    <w:rsid w:val="006D2252"/>
    <w:rsid w:val="006D455F"/>
    <w:rsid w:val="006D509C"/>
    <w:rsid w:val="006D5254"/>
    <w:rsid w:val="006D7421"/>
    <w:rsid w:val="006E04FC"/>
    <w:rsid w:val="006E22FC"/>
    <w:rsid w:val="006E6EAE"/>
    <w:rsid w:val="006F1848"/>
    <w:rsid w:val="006F21BB"/>
    <w:rsid w:val="006F5119"/>
    <w:rsid w:val="007004DA"/>
    <w:rsid w:val="0070183A"/>
    <w:rsid w:val="007019BE"/>
    <w:rsid w:val="00702997"/>
    <w:rsid w:val="00706891"/>
    <w:rsid w:val="00706CD1"/>
    <w:rsid w:val="00707184"/>
    <w:rsid w:val="00710F98"/>
    <w:rsid w:val="007111E9"/>
    <w:rsid w:val="00716753"/>
    <w:rsid w:val="00717A87"/>
    <w:rsid w:val="0072156C"/>
    <w:rsid w:val="00721876"/>
    <w:rsid w:val="0072276A"/>
    <w:rsid w:val="007230FA"/>
    <w:rsid w:val="0072332D"/>
    <w:rsid w:val="0072545C"/>
    <w:rsid w:val="00727E31"/>
    <w:rsid w:val="00731AE8"/>
    <w:rsid w:val="00732207"/>
    <w:rsid w:val="0073294F"/>
    <w:rsid w:val="00734E7B"/>
    <w:rsid w:val="00742934"/>
    <w:rsid w:val="00742C98"/>
    <w:rsid w:val="0074429F"/>
    <w:rsid w:val="00746C62"/>
    <w:rsid w:val="007476CE"/>
    <w:rsid w:val="00750CF9"/>
    <w:rsid w:val="00751596"/>
    <w:rsid w:val="00753DC0"/>
    <w:rsid w:val="007549E8"/>
    <w:rsid w:val="00755046"/>
    <w:rsid w:val="00755395"/>
    <w:rsid w:val="007555D4"/>
    <w:rsid w:val="0075574E"/>
    <w:rsid w:val="00760ED6"/>
    <w:rsid w:val="00766172"/>
    <w:rsid w:val="007700EF"/>
    <w:rsid w:val="0077032A"/>
    <w:rsid w:val="0077197C"/>
    <w:rsid w:val="00773442"/>
    <w:rsid w:val="007736E1"/>
    <w:rsid w:val="00774D21"/>
    <w:rsid w:val="00776945"/>
    <w:rsid w:val="00777147"/>
    <w:rsid w:val="0078003C"/>
    <w:rsid w:val="00781EB4"/>
    <w:rsid w:val="007825EA"/>
    <w:rsid w:val="00782C07"/>
    <w:rsid w:val="00784690"/>
    <w:rsid w:val="00787497"/>
    <w:rsid w:val="00793FA6"/>
    <w:rsid w:val="0079451F"/>
    <w:rsid w:val="00796526"/>
    <w:rsid w:val="00797DBE"/>
    <w:rsid w:val="007A1BC9"/>
    <w:rsid w:val="007A235D"/>
    <w:rsid w:val="007A2BC3"/>
    <w:rsid w:val="007A413C"/>
    <w:rsid w:val="007A54B9"/>
    <w:rsid w:val="007A5A9A"/>
    <w:rsid w:val="007A7AF8"/>
    <w:rsid w:val="007A7BCD"/>
    <w:rsid w:val="007B06F0"/>
    <w:rsid w:val="007B1AEA"/>
    <w:rsid w:val="007B246B"/>
    <w:rsid w:val="007B4F9C"/>
    <w:rsid w:val="007B643F"/>
    <w:rsid w:val="007B6FD2"/>
    <w:rsid w:val="007B783D"/>
    <w:rsid w:val="007C1A5E"/>
    <w:rsid w:val="007C27F5"/>
    <w:rsid w:val="007D0EF2"/>
    <w:rsid w:val="007D1D77"/>
    <w:rsid w:val="007D2DD8"/>
    <w:rsid w:val="007D3775"/>
    <w:rsid w:val="007D37F7"/>
    <w:rsid w:val="007D4F47"/>
    <w:rsid w:val="007D5AA4"/>
    <w:rsid w:val="007E0CC5"/>
    <w:rsid w:val="007E14F2"/>
    <w:rsid w:val="007E1902"/>
    <w:rsid w:val="007F2328"/>
    <w:rsid w:val="007F2C8B"/>
    <w:rsid w:val="007F2E93"/>
    <w:rsid w:val="007F30FE"/>
    <w:rsid w:val="007F3B3E"/>
    <w:rsid w:val="007F44C6"/>
    <w:rsid w:val="0080022C"/>
    <w:rsid w:val="00800ED0"/>
    <w:rsid w:val="00805F68"/>
    <w:rsid w:val="0080694C"/>
    <w:rsid w:val="00807AA6"/>
    <w:rsid w:val="0081378D"/>
    <w:rsid w:val="008148A3"/>
    <w:rsid w:val="008149FC"/>
    <w:rsid w:val="00816278"/>
    <w:rsid w:val="00816F6C"/>
    <w:rsid w:val="00817A6F"/>
    <w:rsid w:val="00822FC3"/>
    <w:rsid w:val="0082401C"/>
    <w:rsid w:val="0082601E"/>
    <w:rsid w:val="0082638B"/>
    <w:rsid w:val="008266B9"/>
    <w:rsid w:val="00830ED6"/>
    <w:rsid w:val="00837784"/>
    <w:rsid w:val="00840FE4"/>
    <w:rsid w:val="00843BB7"/>
    <w:rsid w:val="0084625A"/>
    <w:rsid w:val="00850262"/>
    <w:rsid w:val="008511D2"/>
    <w:rsid w:val="0085147D"/>
    <w:rsid w:val="008539EC"/>
    <w:rsid w:val="00855DF3"/>
    <w:rsid w:val="00855E65"/>
    <w:rsid w:val="0085605F"/>
    <w:rsid w:val="00856A6C"/>
    <w:rsid w:val="00860682"/>
    <w:rsid w:val="0086239A"/>
    <w:rsid w:val="00862B6E"/>
    <w:rsid w:val="00864554"/>
    <w:rsid w:val="00866544"/>
    <w:rsid w:val="00866A43"/>
    <w:rsid w:val="00867C88"/>
    <w:rsid w:val="0087294A"/>
    <w:rsid w:val="008739B0"/>
    <w:rsid w:val="00874B1C"/>
    <w:rsid w:val="00875765"/>
    <w:rsid w:val="00875AA1"/>
    <w:rsid w:val="00876E5B"/>
    <w:rsid w:val="00880B03"/>
    <w:rsid w:val="008814B8"/>
    <w:rsid w:val="008820CE"/>
    <w:rsid w:val="008821FF"/>
    <w:rsid w:val="008849A4"/>
    <w:rsid w:val="00895D2B"/>
    <w:rsid w:val="008A10AA"/>
    <w:rsid w:val="008A6EA5"/>
    <w:rsid w:val="008B00F5"/>
    <w:rsid w:val="008B10DB"/>
    <w:rsid w:val="008B3252"/>
    <w:rsid w:val="008B6665"/>
    <w:rsid w:val="008B6F69"/>
    <w:rsid w:val="008C0A51"/>
    <w:rsid w:val="008C1E22"/>
    <w:rsid w:val="008C1F2D"/>
    <w:rsid w:val="008C2C8A"/>
    <w:rsid w:val="008C546D"/>
    <w:rsid w:val="008C6E27"/>
    <w:rsid w:val="008C7757"/>
    <w:rsid w:val="008D4025"/>
    <w:rsid w:val="008D453A"/>
    <w:rsid w:val="008D75DD"/>
    <w:rsid w:val="008D7C6F"/>
    <w:rsid w:val="008E0604"/>
    <w:rsid w:val="008E37ED"/>
    <w:rsid w:val="008E40A8"/>
    <w:rsid w:val="008E674B"/>
    <w:rsid w:val="008E6F16"/>
    <w:rsid w:val="008F108B"/>
    <w:rsid w:val="008F1851"/>
    <w:rsid w:val="00900F41"/>
    <w:rsid w:val="00902A66"/>
    <w:rsid w:val="009054AB"/>
    <w:rsid w:val="00905852"/>
    <w:rsid w:val="00912745"/>
    <w:rsid w:val="00913203"/>
    <w:rsid w:val="00915589"/>
    <w:rsid w:val="009201C5"/>
    <w:rsid w:val="0092038A"/>
    <w:rsid w:val="009222DB"/>
    <w:rsid w:val="009232A6"/>
    <w:rsid w:val="009266F9"/>
    <w:rsid w:val="00926E05"/>
    <w:rsid w:val="009357D3"/>
    <w:rsid w:val="00940928"/>
    <w:rsid w:val="00940972"/>
    <w:rsid w:val="009447C2"/>
    <w:rsid w:val="00946B49"/>
    <w:rsid w:val="0095139C"/>
    <w:rsid w:val="00952B58"/>
    <w:rsid w:val="00955166"/>
    <w:rsid w:val="0096350E"/>
    <w:rsid w:val="00963A29"/>
    <w:rsid w:val="00964250"/>
    <w:rsid w:val="00964E3C"/>
    <w:rsid w:val="00970AF1"/>
    <w:rsid w:val="00972684"/>
    <w:rsid w:val="0097404E"/>
    <w:rsid w:val="00974BD0"/>
    <w:rsid w:val="00974EBB"/>
    <w:rsid w:val="00975DF2"/>
    <w:rsid w:val="009767E9"/>
    <w:rsid w:val="00981AE7"/>
    <w:rsid w:val="009836AE"/>
    <w:rsid w:val="00987FB3"/>
    <w:rsid w:val="009912C1"/>
    <w:rsid w:val="009933C2"/>
    <w:rsid w:val="00994805"/>
    <w:rsid w:val="009A2994"/>
    <w:rsid w:val="009A5481"/>
    <w:rsid w:val="009A5D20"/>
    <w:rsid w:val="009A5E85"/>
    <w:rsid w:val="009B1460"/>
    <w:rsid w:val="009B5387"/>
    <w:rsid w:val="009B695B"/>
    <w:rsid w:val="009B7432"/>
    <w:rsid w:val="009C1244"/>
    <w:rsid w:val="009C2442"/>
    <w:rsid w:val="009C2B6A"/>
    <w:rsid w:val="009C3C5C"/>
    <w:rsid w:val="009C487F"/>
    <w:rsid w:val="009C4D3E"/>
    <w:rsid w:val="009D1EE6"/>
    <w:rsid w:val="009D2881"/>
    <w:rsid w:val="009D2CEA"/>
    <w:rsid w:val="009D70F5"/>
    <w:rsid w:val="009E2030"/>
    <w:rsid w:val="009E4EAE"/>
    <w:rsid w:val="009E5754"/>
    <w:rsid w:val="009E61A3"/>
    <w:rsid w:val="009E72FA"/>
    <w:rsid w:val="009F3261"/>
    <w:rsid w:val="009F6726"/>
    <w:rsid w:val="009F6828"/>
    <w:rsid w:val="009F6B60"/>
    <w:rsid w:val="009F7410"/>
    <w:rsid w:val="009F7940"/>
    <w:rsid w:val="00A074D6"/>
    <w:rsid w:val="00A117B8"/>
    <w:rsid w:val="00A24427"/>
    <w:rsid w:val="00A26B0F"/>
    <w:rsid w:val="00A31AFF"/>
    <w:rsid w:val="00A31BA0"/>
    <w:rsid w:val="00A33358"/>
    <w:rsid w:val="00A33CA9"/>
    <w:rsid w:val="00A348A4"/>
    <w:rsid w:val="00A403D7"/>
    <w:rsid w:val="00A417D5"/>
    <w:rsid w:val="00A4427C"/>
    <w:rsid w:val="00A4556A"/>
    <w:rsid w:val="00A45D2A"/>
    <w:rsid w:val="00A5043D"/>
    <w:rsid w:val="00A52C33"/>
    <w:rsid w:val="00A53853"/>
    <w:rsid w:val="00A538CA"/>
    <w:rsid w:val="00A53FDE"/>
    <w:rsid w:val="00A55F58"/>
    <w:rsid w:val="00A57757"/>
    <w:rsid w:val="00A62DC6"/>
    <w:rsid w:val="00A63543"/>
    <w:rsid w:val="00A6406E"/>
    <w:rsid w:val="00A71A43"/>
    <w:rsid w:val="00A71F80"/>
    <w:rsid w:val="00A73E61"/>
    <w:rsid w:val="00A740F1"/>
    <w:rsid w:val="00A75747"/>
    <w:rsid w:val="00A759F6"/>
    <w:rsid w:val="00A75ECC"/>
    <w:rsid w:val="00A7680A"/>
    <w:rsid w:val="00A76AC7"/>
    <w:rsid w:val="00A82218"/>
    <w:rsid w:val="00A90F50"/>
    <w:rsid w:val="00A920C1"/>
    <w:rsid w:val="00A92A3E"/>
    <w:rsid w:val="00A92F94"/>
    <w:rsid w:val="00A948BE"/>
    <w:rsid w:val="00A952CD"/>
    <w:rsid w:val="00A95BED"/>
    <w:rsid w:val="00A96801"/>
    <w:rsid w:val="00A96EE5"/>
    <w:rsid w:val="00A972BC"/>
    <w:rsid w:val="00AA16D2"/>
    <w:rsid w:val="00AA34C1"/>
    <w:rsid w:val="00AA5D02"/>
    <w:rsid w:val="00AA71F0"/>
    <w:rsid w:val="00AB0D17"/>
    <w:rsid w:val="00AB1CCF"/>
    <w:rsid w:val="00AB4419"/>
    <w:rsid w:val="00AB46AB"/>
    <w:rsid w:val="00AB5123"/>
    <w:rsid w:val="00AC09E9"/>
    <w:rsid w:val="00AC198B"/>
    <w:rsid w:val="00AC1EBB"/>
    <w:rsid w:val="00AC20D3"/>
    <w:rsid w:val="00AC38E2"/>
    <w:rsid w:val="00AC3AD8"/>
    <w:rsid w:val="00AC4589"/>
    <w:rsid w:val="00AC6B9B"/>
    <w:rsid w:val="00AD2B9D"/>
    <w:rsid w:val="00AD579F"/>
    <w:rsid w:val="00AD712B"/>
    <w:rsid w:val="00AE1906"/>
    <w:rsid w:val="00AE2257"/>
    <w:rsid w:val="00AE2E21"/>
    <w:rsid w:val="00AE4957"/>
    <w:rsid w:val="00AE6981"/>
    <w:rsid w:val="00AE6F8A"/>
    <w:rsid w:val="00AE7155"/>
    <w:rsid w:val="00AE7647"/>
    <w:rsid w:val="00AF1F89"/>
    <w:rsid w:val="00AF266B"/>
    <w:rsid w:val="00AF5BD7"/>
    <w:rsid w:val="00AF6B6A"/>
    <w:rsid w:val="00AF6C96"/>
    <w:rsid w:val="00B05750"/>
    <w:rsid w:val="00B0627D"/>
    <w:rsid w:val="00B073E6"/>
    <w:rsid w:val="00B12BBB"/>
    <w:rsid w:val="00B1673B"/>
    <w:rsid w:val="00B16B10"/>
    <w:rsid w:val="00B1764F"/>
    <w:rsid w:val="00B17C01"/>
    <w:rsid w:val="00B17EB1"/>
    <w:rsid w:val="00B17FD5"/>
    <w:rsid w:val="00B2504C"/>
    <w:rsid w:val="00B261C5"/>
    <w:rsid w:val="00B30940"/>
    <w:rsid w:val="00B30A72"/>
    <w:rsid w:val="00B31130"/>
    <w:rsid w:val="00B31347"/>
    <w:rsid w:val="00B3190C"/>
    <w:rsid w:val="00B3474E"/>
    <w:rsid w:val="00B34818"/>
    <w:rsid w:val="00B3518B"/>
    <w:rsid w:val="00B36C4B"/>
    <w:rsid w:val="00B41BD6"/>
    <w:rsid w:val="00B45DDC"/>
    <w:rsid w:val="00B4610E"/>
    <w:rsid w:val="00B5724F"/>
    <w:rsid w:val="00B5728D"/>
    <w:rsid w:val="00B61748"/>
    <w:rsid w:val="00B64E2E"/>
    <w:rsid w:val="00B66AA4"/>
    <w:rsid w:val="00B769B4"/>
    <w:rsid w:val="00B80BE3"/>
    <w:rsid w:val="00B813AA"/>
    <w:rsid w:val="00B83A75"/>
    <w:rsid w:val="00B8519A"/>
    <w:rsid w:val="00B91F21"/>
    <w:rsid w:val="00B96581"/>
    <w:rsid w:val="00B97B05"/>
    <w:rsid w:val="00BA00BA"/>
    <w:rsid w:val="00BA5158"/>
    <w:rsid w:val="00BB00CB"/>
    <w:rsid w:val="00BB0F19"/>
    <w:rsid w:val="00BB1B1F"/>
    <w:rsid w:val="00BB38C4"/>
    <w:rsid w:val="00BB4C9D"/>
    <w:rsid w:val="00BB7481"/>
    <w:rsid w:val="00BC0CC7"/>
    <w:rsid w:val="00BD2F29"/>
    <w:rsid w:val="00BD6A46"/>
    <w:rsid w:val="00BE0EBB"/>
    <w:rsid w:val="00BE5DA4"/>
    <w:rsid w:val="00BF0871"/>
    <w:rsid w:val="00BF0DD8"/>
    <w:rsid w:val="00BF19D7"/>
    <w:rsid w:val="00BF2181"/>
    <w:rsid w:val="00BF4B95"/>
    <w:rsid w:val="00BF5AEA"/>
    <w:rsid w:val="00BF7C41"/>
    <w:rsid w:val="00BF7DD5"/>
    <w:rsid w:val="00C00892"/>
    <w:rsid w:val="00C01EA7"/>
    <w:rsid w:val="00C03520"/>
    <w:rsid w:val="00C059F6"/>
    <w:rsid w:val="00C075CF"/>
    <w:rsid w:val="00C10FB1"/>
    <w:rsid w:val="00C116B3"/>
    <w:rsid w:val="00C12602"/>
    <w:rsid w:val="00C134D3"/>
    <w:rsid w:val="00C148B2"/>
    <w:rsid w:val="00C1536B"/>
    <w:rsid w:val="00C161A4"/>
    <w:rsid w:val="00C1665E"/>
    <w:rsid w:val="00C174C8"/>
    <w:rsid w:val="00C229BA"/>
    <w:rsid w:val="00C25B22"/>
    <w:rsid w:val="00C30430"/>
    <w:rsid w:val="00C310CA"/>
    <w:rsid w:val="00C3129A"/>
    <w:rsid w:val="00C31401"/>
    <w:rsid w:val="00C31689"/>
    <w:rsid w:val="00C31896"/>
    <w:rsid w:val="00C31BF7"/>
    <w:rsid w:val="00C32D25"/>
    <w:rsid w:val="00C33305"/>
    <w:rsid w:val="00C33C0E"/>
    <w:rsid w:val="00C34ED9"/>
    <w:rsid w:val="00C35142"/>
    <w:rsid w:val="00C368FB"/>
    <w:rsid w:val="00C37C72"/>
    <w:rsid w:val="00C37FD6"/>
    <w:rsid w:val="00C42105"/>
    <w:rsid w:val="00C42B5A"/>
    <w:rsid w:val="00C45275"/>
    <w:rsid w:val="00C5053F"/>
    <w:rsid w:val="00C51F87"/>
    <w:rsid w:val="00C6044A"/>
    <w:rsid w:val="00C6061E"/>
    <w:rsid w:val="00C60D16"/>
    <w:rsid w:val="00C63926"/>
    <w:rsid w:val="00C64910"/>
    <w:rsid w:val="00C65B8A"/>
    <w:rsid w:val="00C66CAA"/>
    <w:rsid w:val="00C71938"/>
    <w:rsid w:val="00C7360E"/>
    <w:rsid w:val="00C76414"/>
    <w:rsid w:val="00C808C2"/>
    <w:rsid w:val="00C81FA8"/>
    <w:rsid w:val="00C829C3"/>
    <w:rsid w:val="00C85212"/>
    <w:rsid w:val="00C85A02"/>
    <w:rsid w:val="00C91C2B"/>
    <w:rsid w:val="00C927D8"/>
    <w:rsid w:val="00C929D3"/>
    <w:rsid w:val="00C95C38"/>
    <w:rsid w:val="00C96E56"/>
    <w:rsid w:val="00CA34FD"/>
    <w:rsid w:val="00CA4C8B"/>
    <w:rsid w:val="00CA59C6"/>
    <w:rsid w:val="00CA6B51"/>
    <w:rsid w:val="00CA79BF"/>
    <w:rsid w:val="00CB24CC"/>
    <w:rsid w:val="00CB5935"/>
    <w:rsid w:val="00CC014E"/>
    <w:rsid w:val="00CC5B01"/>
    <w:rsid w:val="00CC6B7C"/>
    <w:rsid w:val="00CD342E"/>
    <w:rsid w:val="00CD4E22"/>
    <w:rsid w:val="00CD71C9"/>
    <w:rsid w:val="00CE1271"/>
    <w:rsid w:val="00CE15D5"/>
    <w:rsid w:val="00CE2347"/>
    <w:rsid w:val="00CE2ADF"/>
    <w:rsid w:val="00CE67A4"/>
    <w:rsid w:val="00CF045C"/>
    <w:rsid w:val="00CF2B8C"/>
    <w:rsid w:val="00CF3022"/>
    <w:rsid w:val="00D01932"/>
    <w:rsid w:val="00D0547F"/>
    <w:rsid w:val="00D11AC1"/>
    <w:rsid w:val="00D13CDF"/>
    <w:rsid w:val="00D1437F"/>
    <w:rsid w:val="00D1792B"/>
    <w:rsid w:val="00D228B4"/>
    <w:rsid w:val="00D22C43"/>
    <w:rsid w:val="00D2466F"/>
    <w:rsid w:val="00D25615"/>
    <w:rsid w:val="00D25D72"/>
    <w:rsid w:val="00D329E6"/>
    <w:rsid w:val="00D3300A"/>
    <w:rsid w:val="00D339AA"/>
    <w:rsid w:val="00D36358"/>
    <w:rsid w:val="00D367CF"/>
    <w:rsid w:val="00D36CD4"/>
    <w:rsid w:val="00D40871"/>
    <w:rsid w:val="00D40BF1"/>
    <w:rsid w:val="00D41B82"/>
    <w:rsid w:val="00D431F4"/>
    <w:rsid w:val="00D43C37"/>
    <w:rsid w:val="00D502B6"/>
    <w:rsid w:val="00D528D9"/>
    <w:rsid w:val="00D528E3"/>
    <w:rsid w:val="00D5757D"/>
    <w:rsid w:val="00D62FA4"/>
    <w:rsid w:val="00D6409D"/>
    <w:rsid w:val="00D64F6A"/>
    <w:rsid w:val="00D65FA1"/>
    <w:rsid w:val="00D6785A"/>
    <w:rsid w:val="00D67BB0"/>
    <w:rsid w:val="00D70895"/>
    <w:rsid w:val="00D71119"/>
    <w:rsid w:val="00D72835"/>
    <w:rsid w:val="00D728E9"/>
    <w:rsid w:val="00D72ED0"/>
    <w:rsid w:val="00D735F1"/>
    <w:rsid w:val="00D77844"/>
    <w:rsid w:val="00D8205D"/>
    <w:rsid w:val="00D87F92"/>
    <w:rsid w:val="00D915B5"/>
    <w:rsid w:val="00D91979"/>
    <w:rsid w:val="00D91CAF"/>
    <w:rsid w:val="00D91FCB"/>
    <w:rsid w:val="00D931D2"/>
    <w:rsid w:val="00D94BE9"/>
    <w:rsid w:val="00D94FCE"/>
    <w:rsid w:val="00D95990"/>
    <w:rsid w:val="00DA4305"/>
    <w:rsid w:val="00DA5137"/>
    <w:rsid w:val="00DA601E"/>
    <w:rsid w:val="00DA6A32"/>
    <w:rsid w:val="00DA727A"/>
    <w:rsid w:val="00DA7F06"/>
    <w:rsid w:val="00DB2802"/>
    <w:rsid w:val="00DB400B"/>
    <w:rsid w:val="00DC16BF"/>
    <w:rsid w:val="00DC2888"/>
    <w:rsid w:val="00DC51D4"/>
    <w:rsid w:val="00DC6091"/>
    <w:rsid w:val="00DC6192"/>
    <w:rsid w:val="00DC6C02"/>
    <w:rsid w:val="00DD0D7C"/>
    <w:rsid w:val="00DD11B5"/>
    <w:rsid w:val="00DD24A0"/>
    <w:rsid w:val="00DD3392"/>
    <w:rsid w:val="00DD3987"/>
    <w:rsid w:val="00DD451A"/>
    <w:rsid w:val="00DE1B95"/>
    <w:rsid w:val="00DE6D45"/>
    <w:rsid w:val="00DF05C9"/>
    <w:rsid w:val="00DF2377"/>
    <w:rsid w:val="00DF23F0"/>
    <w:rsid w:val="00DF273F"/>
    <w:rsid w:val="00DF42BA"/>
    <w:rsid w:val="00DF67D4"/>
    <w:rsid w:val="00DF7C0D"/>
    <w:rsid w:val="00E01DB0"/>
    <w:rsid w:val="00E0394B"/>
    <w:rsid w:val="00E03E41"/>
    <w:rsid w:val="00E05329"/>
    <w:rsid w:val="00E10FF8"/>
    <w:rsid w:val="00E12D0B"/>
    <w:rsid w:val="00E143B2"/>
    <w:rsid w:val="00E15556"/>
    <w:rsid w:val="00E2141B"/>
    <w:rsid w:val="00E24D21"/>
    <w:rsid w:val="00E25E7E"/>
    <w:rsid w:val="00E261B0"/>
    <w:rsid w:val="00E322FD"/>
    <w:rsid w:val="00E32D14"/>
    <w:rsid w:val="00E32EC2"/>
    <w:rsid w:val="00E352D3"/>
    <w:rsid w:val="00E36511"/>
    <w:rsid w:val="00E36B70"/>
    <w:rsid w:val="00E379C2"/>
    <w:rsid w:val="00E37B74"/>
    <w:rsid w:val="00E40135"/>
    <w:rsid w:val="00E40C01"/>
    <w:rsid w:val="00E432B6"/>
    <w:rsid w:val="00E43CB8"/>
    <w:rsid w:val="00E44542"/>
    <w:rsid w:val="00E45391"/>
    <w:rsid w:val="00E4762E"/>
    <w:rsid w:val="00E50DAA"/>
    <w:rsid w:val="00E51327"/>
    <w:rsid w:val="00E54445"/>
    <w:rsid w:val="00E55930"/>
    <w:rsid w:val="00E570D4"/>
    <w:rsid w:val="00E6395B"/>
    <w:rsid w:val="00E648FB"/>
    <w:rsid w:val="00E64CC9"/>
    <w:rsid w:val="00E663E0"/>
    <w:rsid w:val="00E676BC"/>
    <w:rsid w:val="00E709F1"/>
    <w:rsid w:val="00E70D69"/>
    <w:rsid w:val="00E71249"/>
    <w:rsid w:val="00E72291"/>
    <w:rsid w:val="00E736F5"/>
    <w:rsid w:val="00E741D0"/>
    <w:rsid w:val="00E755F4"/>
    <w:rsid w:val="00E75C2E"/>
    <w:rsid w:val="00E762EA"/>
    <w:rsid w:val="00E805DA"/>
    <w:rsid w:val="00E810C8"/>
    <w:rsid w:val="00E8440C"/>
    <w:rsid w:val="00E856AE"/>
    <w:rsid w:val="00E86078"/>
    <w:rsid w:val="00E87CCD"/>
    <w:rsid w:val="00E91DB4"/>
    <w:rsid w:val="00E92B8A"/>
    <w:rsid w:val="00EA1E63"/>
    <w:rsid w:val="00EA23A2"/>
    <w:rsid w:val="00EA2829"/>
    <w:rsid w:val="00EA3F1F"/>
    <w:rsid w:val="00EA7FCA"/>
    <w:rsid w:val="00EB11E4"/>
    <w:rsid w:val="00EB7938"/>
    <w:rsid w:val="00EC09A8"/>
    <w:rsid w:val="00EC0FFF"/>
    <w:rsid w:val="00EC29B6"/>
    <w:rsid w:val="00EC5190"/>
    <w:rsid w:val="00EC6264"/>
    <w:rsid w:val="00EC7189"/>
    <w:rsid w:val="00EC77E1"/>
    <w:rsid w:val="00ED05A0"/>
    <w:rsid w:val="00ED2BA9"/>
    <w:rsid w:val="00ED2D85"/>
    <w:rsid w:val="00ED460E"/>
    <w:rsid w:val="00ED6571"/>
    <w:rsid w:val="00ED6BB2"/>
    <w:rsid w:val="00EE0385"/>
    <w:rsid w:val="00EE0840"/>
    <w:rsid w:val="00EE088D"/>
    <w:rsid w:val="00EE15BD"/>
    <w:rsid w:val="00EE16FD"/>
    <w:rsid w:val="00EE4A68"/>
    <w:rsid w:val="00EE51FB"/>
    <w:rsid w:val="00EE57AC"/>
    <w:rsid w:val="00EE5C40"/>
    <w:rsid w:val="00EF0845"/>
    <w:rsid w:val="00EF1967"/>
    <w:rsid w:val="00EF42ED"/>
    <w:rsid w:val="00EF4960"/>
    <w:rsid w:val="00EF5B90"/>
    <w:rsid w:val="00EF7642"/>
    <w:rsid w:val="00EF79DF"/>
    <w:rsid w:val="00F02685"/>
    <w:rsid w:val="00F02C0F"/>
    <w:rsid w:val="00F02D68"/>
    <w:rsid w:val="00F02F24"/>
    <w:rsid w:val="00F032F1"/>
    <w:rsid w:val="00F043BC"/>
    <w:rsid w:val="00F06AD9"/>
    <w:rsid w:val="00F06B35"/>
    <w:rsid w:val="00F13D3D"/>
    <w:rsid w:val="00F1664B"/>
    <w:rsid w:val="00F16AA9"/>
    <w:rsid w:val="00F17477"/>
    <w:rsid w:val="00F17B6F"/>
    <w:rsid w:val="00F20240"/>
    <w:rsid w:val="00F21114"/>
    <w:rsid w:val="00F22F2F"/>
    <w:rsid w:val="00F23758"/>
    <w:rsid w:val="00F24E40"/>
    <w:rsid w:val="00F30757"/>
    <w:rsid w:val="00F30C57"/>
    <w:rsid w:val="00F33206"/>
    <w:rsid w:val="00F35D0A"/>
    <w:rsid w:val="00F37FB0"/>
    <w:rsid w:val="00F40438"/>
    <w:rsid w:val="00F42DAF"/>
    <w:rsid w:val="00F438D5"/>
    <w:rsid w:val="00F444C9"/>
    <w:rsid w:val="00F45CD8"/>
    <w:rsid w:val="00F47292"/>
    <w:rsid w:val="00F53197"/>
    <w:rsid w:val="00F53658"/>
    <w:rsid w:val="00F6310C"/>
    <w:rsid w:val="00F7040C"/>
    <w:rsid w:val="00F7175F"/>
    <w:rsid w:val="00F717AD"/>
    <w:rsid w:val="00F71DE6"/>
    <w:rsid w:val="00F72CF5"/>
    <w:rsid w:val="00F745FD"/>
    <w:rsid w:val="00F75FDD"/>
    <w:rsid w:val="00F77D41"/>
    <w:rsid w:val="00F80A7C"/>
    <w:rsid w:val="00F813FE"/>
    <w:rsid w:val="00F818B4"/>
    <w:rsid w:val="00F819F2"/>
    <w:rsid w:val="00F82523"/>
    <w:rsid w:val="00F84A04"/>
    <w:rsid w:val="00F85419"/>
    <w:rsid w:val="00F91266"/>
    <w:rsid w:val="00F91644"/>
    <w:rsid w:val="00F93041"/>
    <w:rsid w:val="00F95EA0"/>
    <w:rsid w:val="00F9673F"/>
    <w:rsid w:val="00F96CC8"/>
    <w:rsid w:val="00FA1744"/>
    <w:rsid w:val="00FA2381"/>
    <w:rsid w:val="00FA46A6"/>
    <w:rsid w:val="00FA4B6C"/>
    <w:rsid w:val="00FA52DA"/>
    <w:rsid w:val="00FA61A2"/>
    <w:rsid w:val="00FA6C9E"/>
    <w:rsid w:val="00FB021B"/>
    <w:rsid w:val="00FB438F"/>
    <w:rsid w:val="00FB551A"/>
    <w:rsid w:val="00FB5ADA"/>
    <w:rsid w:val="00FD2C26"/>
    <w:rsid w:val="00FD3FCE"/>
    <w:rsid w:val="00FD6222"/>
    <w:rsid w:val="00FE228B"/>
    <w:rsid w:val="00FE2765"/>
    <w:rsid w:val="00FE368D"/>
    <w:rsid w:val="00FE400F"/>
    <w:rsid w:val="00FE4355"/>
    <w:rsid w:val="00FE47BF"/>
    <w:rsid w:val="00FE4D07"/>
    <w:rsid w:val="00FF3762"/>
    <w:rsid w:val="00FF3A67"/>
    <w:rsid w:val="00FF6B70"/>
    <w:rsid w:val="00FF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AB49A"/>
  <w15:chartTrackingRefBased/>
  <w15:docId w15:val="{F76340EE-70FC-4FA2-9B25-433EC0BB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9F6"/>
    <w:rPr>
      <w:rFonts w:ascii="Times New Roman" w:eastAsia="Times New Roman" w:hAnsi="Times New Roman"/>
      <w:sz w:val="24"/>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721876"/>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721876"/>
    <w:pPr>
      <w:keepNext/>
      <w:keepLines/>
      <w:numPr>
        <w:ilvl w:val="2"/>
        <w:numId w:val="1"/>
      </w:numPr>
      <w:spacing w:before="120" w:after="120" w:line="360" w:lineRule="auto"/>
      <w:jc w:val="both"/>
      <w:outlineLvl w:val="2"/>
    </w:pPr>
    <w:rPr>
      <w:rFonts w:eastAsia="SimSun"/>
      <w:b/>
      <w:bCs/>
      <w:sz w:val="26"/>
    </w:rPr>
  </w:style>
  <w:style w:type="paragraph" w:styleId="Heading4">
    <w:name w:val="heading 4"/>
    <w:basedOn w:val="Normal"/>
    <w:next w:val="Normal"/>
    <w:link w:val="Heading4Char"/>
    <w:uiPriority w:val="9"/>
    <w:qFormat/>
    <w:rsid w:val="00721876"/>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721876"/>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21876"/>
    <w:rPr>
      <w:rFonts w:ascii="Times New Roman" w:eastAsia="SimSun" w:hAnsi="Times New Roman"/>
      <w:b/>
      <w:bCs/>
      <w:sz w:val="26"/>
      <w:szCs w:val="24"/>
    </w:rPr>
  </w:style>
  <w:style w:type="character" w:customStyle="1" w:styleId="Heading4Char">
    <w:name w:val="Heading 4 Char"/>
    <w:link w:val="Heading4"/>
    <w:uiPriority w:val="9"/>
    <w:rsid w:val="00721876"/>
    <w:rPr>
      <w:rFonts w:ascii="Times New Roman" w:eastAsia="SimSun" w:hAnsi="Times New Roman"/>
      <w:b/>
      <w:bCs/>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customStyle="1" w:styleId="tagnamecolor">
    <w:name w:val="tagnamecolor"/>
    <w:basedOn w:val="DefaultParagraphFont"/>
    <w:rsid w:val="00060701"/>
  </w:style>
  <w:style w:type="character" w:customStyle="1" w:styleId="tagcolor">
    <w:name w:val="tagcolor"/>
    <w:basedOn w:val="DefaultParagraphFont"/>
    <w:rsid w:val="00060701"/>
  </w:style>
  <w:style w:type="character" w:customStyle="1" w:styleId="attributecolor">
    <w:name w:val="attributecolor"/>
    <w:basedOn w:val="DefaultParagraphFont"/>
    <w:rsid w:val="00060701"/>
  </w:style>
  <w:style w:type="character" w:customStyle="1" w:styleId="attributevaluecolor">
    <w:name w:val="attributevaluecolor"/>
    <w:basedOn w:val="DefaultParagraphFont"/>
    <w:rsid w:val="00060701"/>
  </w:style>
  <w:style w:type="character" w:customStyle="1" w:styleId="angularstatementcolor">
    <w:name w:val="angularstatementcolor"/>
    <w:basedOn w:val="DefaultParagraphFont"/>
    <w:rsid w:val="00F30C57"/>
  </w:style>
  <w:style w:type="character" w:customStyle="1" w:styleId="jscolor">
    <w:name w:val="jscolor"/>
    <w:basedOn w:val="DefaultParagraphFont"/>
    <w:rsid w:val="004C3028"/>
  </w:style>
  <w:style w:type="character" w:customStyle="1" w:styleId="jskeywordcolor">
    <w:name w:val="jskeywordcolor"/>
    <w:basedOn w:val="DefaultParagraphFont"/>
    <w:rsid w:val="004C3028"/>
  </w:style>
  <w:style w:type="character" w:customStyle="1" w:styleId="jspropertycolor">
    <w:name w:val="jspropertycolor"/>
    <w:basedOn w:val="DefaultParagraphFont"/>
    <w:rsid w:val="004C3028"/>
  </w:style>
  <w:style w:type="character" w:customStyle="1" w:styleId="jsstringcolor">
    <w:name w:val="jsstringcolor"/>
    <w:basedOn w:val="DefaultParagraphFont"/>
    <w:rsid w:val="004C3028"/>
  </w:style>
  <w:style w:type="character" w:styleId="HTMLCode">
    <w:name w:val="HTML Code"/>
    <w:uiPriority w:val="99"/>
    <w:semiHidden/>
    <w:unhideWhenUsed/>
    <w:rsid w:val="00F06B35"/>
    <w:rPr>
      <w:rFonts w:ascii="Courier New" w:eastAsia="Times New Roman" w:hAnsi="Courier New" w:cs="Courier New"/>
      <w:sz w:val="20"/>
      <w:szCs w:val="20"/>
    </w:rPr>
  </w:style>
  <w:style w:type="character" w:customStyle="1" w:styleId="jsnumbercolor">
    <w:name w:val="jsnumbercolor"/>
    <w:basedOn w:val="DefaultParagraphFont"/>
    <w:rsid w:val="0044296B"/>
  </w:style>
  <w:style w:type="character" w:customStyle="1" w:styleId="phptagcolor">
    <w:name w:val="phptagcolor"/>
    <w:basedOn w:val="DefaultParagraphFont"/>
    <w:rsid w:val="003D3B25"/>
  </w:style>
  <w:style w:type="character" w:customStyle="1" w:styleId="phpstringcolor">
    <w:name w:val="phpstringcolor"/>
    <w:basedOn w:val="DefaultParagraphFont"/>
    <w:rsid w:val="003D3B25"/>
  </w:style>
  <w:style w:type="character" w:customStyle="1" w:styleId="phpkeywordcolor">
    <w:name w:val="phpkeywordcolor"/>
    <w:basedOn w:val="DefaultParagraphFont"/>
    <w:rsid w:val="003D3B25"/>
  </w:style>
  <w:style w:type="paragraph" w:customStyle="1" w:styleId="u1">
    <w:name w:val="Đầu đề 1"/>
    <w:basedOn w:val="Normal"/>
    <w:rsid w:val="00721876"/>
    <w:pPr>
      <w:numPr>
        <w:numId w:val="2"/>
      </w:numPr>
      <w:spacing w:before="120" w:after="120" w:line="360" w:lineRule="auto"/>
      <w:jc w:val="center"/>
    </w:pPr>
    <w:rPr>
      <w:b/>
      <w:sz w:val="28"/>
    </w:rPr>
  </w:style>
  <w:style w:type="paragraph" w:customStyle="1" w:styleId="u2">
    <w:name w:val="Đầu đề 2"/>
    <w:basedOn w:val="Normal"/>
    <w:rsid w:val="00587DF5"/>
    <w:pPr>
      <w:numPr>
        <w:ilvl w:val="1"/>
        <w:numId w:val="2"/>
      </w:numPr>
      <w:spacing w:before="120" w:after="120" w:line="360" w:lineRule="auto"/>
    </w:pPr>
    <w:rPr>
      <w:b/>
      <w:sz w:val="26"/>
    </w:rPr>
  </w:style>
  <w:style w:type="paragraph" w:customStyle="1" w:styleId="u3">
    <w:name w:val="Đầu đề 3"/>
    <w:basedOn w:val="Normal"/>
    <w:rsid w:val="00587DF5"/>
    <w:pPr>
      <w:numPr>
        <w:ilvl w:val="2"/>
        <w:numId w:val="2"/>
      </w:numPr>
      <w:spacing w:before="120" w:after="120" w:line="360" w:lineRule="auto"/>
    </w:pPr>
    <w:rPr>
      <w:b/>
      <w:sz w:val="26"/>
    </w:rPr>
  </w:style>
  <w:style w:type="paragraph" w:customStyle="1" w:styleId="u4">
    <w:name w:val="Đầu đề 4"/>
    <w:basedOn w:val="Normal"/>
    <w:rsid w:val="00587DF5"/>
    <w:pPr>
      <w:numPr>
        <w:ilvl w:val="3"/>
        <w:numId w:val="2"/>
      </w:numPr>
      <w:spacing w:before="120" w:after="120" w:line="360" w:lineRule="auto"/>
    </w:pPr>
    <w:rPr>
      <w:b/>
      <w:sz w:val="26"/>
    </w:rPr>
  </w:style>
  <w:style w:type="paragraph" w:customStyle="1" w:styleId="u5">
    <w:name w:val="Đầu đề 5"/>
    <w:basedOn w:val="Normal"/>
    <w:rsid w:val="00A33358"/>
    <w:pPr>
      <w:numPr>
        <w:ilvl w:val="4"/>
        <w:numId w:val="2"/>
      </w:numPr>
    </w:pPr>
  </w:style>
  <w:style w:type="paragraph" w:customStyle="1" w:styleId="u6">
    <w:name w:val="Đầu đề 6"/>
    <w:basedOn w:val="Normal"/>
    <w:rsid w:val="00A33358"/>
    <w:pPr>
      <w:numPr>
        <w:ilvl w:val="5"/>
        <w:numId w:val="2"/>
      </w:numPr>
    </w:pPr>
  </w:style>
  <w:style w:type="paragraph" w:customStyle="1" w:styleId="u7">
    <w:name w:val="Đầu đề 7"/>
    <w:basedOn w:val="Normal"/>
    <w:rsid w:val="00A33358"/>
    <w:pPr>
      <w:numPr>
        <w:ilvl w:val="6"/>
        <w:numId w:val="2"/>
      </w:numPr>
    </w:pPr>
  </w:style>
  <w:style w:type="paragraph" w:customStyle="1" w:styleId="u8">
    <w:name w:val="Đầu đề 8"/>
    <w:basedOn w:val="Normal"/>
    <w:rsid w:val="00A33358"/>
    <w:pPr>
      <w:numPr>
        <w:ilvl w:val="7"/>
        <w:numId w:val="2"/>
      </w:numPr>
    </w:pPr>
  </w:style>
  <w:style w:type="paragraph" w:customStyle="1" w:styleId="u9">
    <w:name w:val="Đầu đề 9"/>
    <w:basedOn w:val="Normal"/>
    <w:rsid w:val="00A33358"/>
    <w:pPr>
      <w:numPr>
        <w:ilvl w:val="8"/>
        <w:numId w:val="2"/>
      </w:numPr>
    </w:pPr>
  </w:style>
  <w:style w:type="paragraph" w:customStyle="1" w:styleId="ND">
    <w:name w:val="ND"/>
    <w:basedOn w:val="Normal"/>
    <w:link w:val="NDChar"/>
    <w:qFormat/>
    <w:rsid w:val="008A10AA"/>
    <w:pPr>
      <w:spacing w:before="120" w:after="120" w:line="360" w:lineRule="auto"/>
      <w:ind w:firstLine="709"/>
      <w:jc w:val="both"/>
    </w:pPr>
    <w:rPr>
      <w:bCs/>
      <w:sz w:val="26"/>
      <w:szCs w:val="26"/>
    </w:rPr>
  </w:style>
  <w:style w:type="paragraph" w:styleId="TOC1">
    <w:name w:val="toc 1"/>
    <w:basedOn w:val="Normal"/>
    <w:next w:val="Normal"/>
    <w:autoRedefine/>
    <w:uiPriority w:val="39"/>
    <w:unhideWhenUsed/>
    <w:rsid w:val="00587DF5"/>
    <w:pPr>
      <w:spacing w:before="120"/>
    </w:pPr>
    <w:rPr>
      <w:sz w:val="26"/>
    </w:rPr>
  </w:style>
  <w:style w:type="paragraph" w:styleId="TOC2">
    <w:name w:val="toc 2"/>
    <w:basedOn w:val="Normal"/>
    <w:next w:val="Normal"/>
    <w:autoRedefine/>
    <w:uiPriority w:val="39"/>
    <w:unhideWhenUsed/>
    <w:rsid w:val="00587DF5"/>
    <w:pPr>
      <w:spacing w:before="120"/>
      <w:ind w:left="238"/>
    </w:pPr>
    <w:rPr>
      <w:sz w:val="26"/>
    </w:rPr>
  </w:style>
  <w:style w:type="paragraph" w:styleId="TOC3">
    <w:name w:val="toc 3"/>
    <w:basedOn w:val="Normal"/>
    <w:next w:val="Normal"/>
    <w:autoRedefine/>
    <w:uiPriority w:val="39"/>
    <w:unhideWhenUsed/>
    <w:rsid w:val="00587DF5"/>
    <w:pPr>
      <w:spacing w:before="120"/>
      <w:ind w:left="482"/>
    </w:pPr>
    <w:rPr>
      <w:sz w:val="26"/>
    </w:rPr>
  </w:style>
  <w:style w:type="paragraph" w:styleId="TOC4">
    <w:name w:val="toc 4"/>
    <w:basedOn w:val="Normal"/>
    <w:next w:val="Normal"/>
    <w:autoRedefine/>
    <w:uiPriority w:val="39"/>
    <w:semiHidden/>
    <w:unhideWhenUsed/>
    <w:rsid w:val="00587DF5"/>
    <w:pPr>
      <w:spacing w:before="120"/>
      <w:ind w:left="720"/>
    </w:pPr>
    <w:rPr>
      <w:sz w:val="26"/>
    </w:rPr>
  </w:style>
  <w:style w:type="character" w:styleId="Hyperlink">
    <w:name w:val="Hyperlink"/>
    <w:uiPriority w:val="99"/>
    <w:unhideWhenUsed/>
    <w:rsid w:val="00587DF5"/>
    <w:rPr>
      <w:color w:val="0563C1"/>
      <w:u w:val="single"/>
    </w:rPr>
  </w:style>
  <w:style w:type="table" w:customStyle="1" w:styleId="myTable">
    <w:name w:val="myTable"/>
    <w:basedOn w:val="TableNormal"/>
    <w:uiPriority w:val="99"/>
    <w:qFormat/>
    <w:rsid w:val="00D339AA"/>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imes New Roman" w:hAnsi="Times New Roman"/>
        <w:i/>
        <w:sz w:val="26"/>
      </w:rPr>
    </w:tblStylePr>
    <w:tblStylePr w:type="firstCol">
      <w:pPr>
        <w:jc w:val="center"/>
      </w:pPr>
      <w:rPr>
        <w:rFonts w:ascii="Times New Roman" w:hAnsi="Times New Roman"/>
        <w:sz w:val="26"/>
      </w:rPr>
    </w:tblStylePr>
  </w:style>
  <w:style w:type="paragraph" w:customStyle="1" w:styleId="manguon">
    <w:name w:val="manguon"/>
    <w:basedOn w:val="Normal"/>
    <w:qFormat/>
    <w:rsid w:val="001C1094"/>
    <w:pPr>
      <w:pBdr>
        <w:top w:val="dashed" w:sz="4" w:space="1" w:color="auto"/>
        <w:left w:val="dashed" w:sz="4" w:space="4" w:color="auto"/>
        <w:bottom w:val="dashed" w:sz="4" w:space="1" w:color="auto"/>
        <w:right w:val="dashed" w:sz="4" w:space="4" w:color="auto"/>
      </w:pBdr>
      <w:spacing w:before="120"/>
    </w:pPr>
    <w:rPr>
      <w:rFonts w:ascii="Consolas" w:hAnsi="Consolas"/>
      <w:sz w:val="22"/>
      <w:szCs w:val="26"/>
    </w:rPr>
  </w:style>
  <w:style w:type="table" w:customStyle="1" w:styleId="tabletemp">
    <w:name w:val="table_temp"/>
    <w:basedOn w:val="TableNormal"/>
    <w:uiPriority w:val="99"/>
    <w:qFormat/>
    <w:rsid w:val="00164A38"/>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i/>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2EFD9"/>
      </w:tcPr>
    </w:tblStylePr>
    <w:tblStylePr w:type="firstCol">
      <w:pPr>
        <w:jc w:val="center"/>
      </w:pPr>
      <w:tblPr/>
      <w:tcPr>
        <w:vAlign w:val="center"/>
      </w:tcPr>
    </w:tblStylePr>
  </w:style>
  <w:style w:type="paragraph" w:styleId="Caption">
    <w:name w:val="caption"/>
    <w:basedOn w:val="Normal"/>
    <w:next w:val="Normal"/>
    <w:uiPriority w:val="35"/>
    <w:unhideWhenUsed/>
    <w:qFormat/>
    <w:rsid w:val="00AD712B"/>
    <w:pPr>
      <w:jc w:val="center"/>
    </w:pPr>
    <w:rPr>
      <w:bCs/>
      <w:sz w:val="26"/>
      <w:szCs w:val="20"/>
    </w:rPr>
  </w:style>
  <w:style w:type="paragraph" w:styleId="TableofFigures">
    <w:name w:val="table of figures"/>
    <w:basedOn w:val="Normal"/>
    <w:next w:val="Normal"/>
    <w:uiPriority w:val="99"/>
    <w:unhideWhenUsed/>
    <w:rsid w:val="000E115B"/>
    <w:rPr>
      <w:sz w:val="26"/>
    </w:rPr>
  </w:style>
  <w:style w:type="character" w:styleId="CommentReference">
    <w:name w:val="annotation reference"/>
    <w:uiPriority w:val="99"/>
    <w:semiHidden/>
    <w:unhideWhenUsed/>
    <w:rsid w:val="00926E05"/>
    <w:rPr>
      <w:sz w:val="16"/>
      <w:szCs w:val="16"/>
    </w:rPr>
  </w:style>
  <w:style w:type="paragraph" w:styleId="CommentText">
    <w:name w:val="annotation text"/>
    <w:basedOn w:val="Normal"/>
    <w:link w:val="CommentTextChar"/>
    <w:uiPriority w:val="99"/>
    <w:unhideWhenUsed/>
    <w:rsid w:val="00926E05"/>
    <w:rPr>
      <w:sz w:val="20"/>
      <w:szCs w:val="20"/>
    </w:rPr>
  </w:style>
  <w:style w:type="character" w:customStyle="1" w:styleId="CommentTextChar">
    <w:name w:val="Comment Text Char"/>
    <w:link w:val="CommentText"/>
    <w:uiPriority w:val="99"/>
    <w:rsid w:val="00926E0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926E05"/>
    <w:rPr>
      <w:b/>
      <w:bCs/>
    </w:rPr>
  </w:style>
  <w:style w:type="character" w:customStyle="1" w:styleId="CommentSubjectChar">
    <w:name w:val="Comment Subject Char"/>
    <w:link w:val="CommentSubject"/>
    <w:uiPriority w:val="99"/>
    <w:semiHidden/>
    <w:rsid w:val="00926E05"/>
    <w:rPr>
      <w:rFonts w:ascii="Times New Roman" w:eastAsia="Times New Roman" w:hAnsi="Times New Roman"/>
      <w:b/>
      <w:bCs/>
    </w:rPr>
  </w:style>
  <w:style w:type="character" w:styleId="Strong">
    <w:name w:val="Strong"/>
    <w:uiPriority w:val="22"/>
    <w:qFormat/>
    <w:rsid w:val="002D4F45"/>
    <w:rPr>
      <w:b/>
      <w:bCs/>
    </w:rPr>
  </w:style>
  <w:style w:type="paragraph" w:styleId="NormalWeb">
    <w:name w:val="Normal (Web)"/>
    <w:basedOn w:val="Normal"/>
    <w:uiPriority w:val="99"/>
    <w:semiHidden/>
    <w:unhideWhenUsed/>
    <w:rsid w:val="00614EE4"/>
    <w:pPr>
      <w:spacing w:before="100" w:beforeAutospacing="1" w:after="100" w:afterAutospacing="1"/>
    </w:pPr>
  </w:style>
  <w:style w:type="character" w:styleId="UnresolvedMention">
    <w:name w:val="Unresolved Mention"/>
    <w:uiPriority w:val="99"/>
    <w:semiHidden/>
    <w:unhideWhenUsed/>
    <w:rsid w:val="00B97B05"/>
    <w:rPr>
      <w:color w:val="605E5C"/>
      <w:shd w:val="clear" w:color="auto" w:fill="E1DFDD"/>
    </w:rPr>
  </w:style>
  <w:style w:type="paragraph" w:customStyle="1" w:styleId="ng-binding">
    <w:name w:val="ng-binding"/>
    <w:basedOn w:val="Normal"/>
    <w:rsid w:val="008820CE"/>
    <w:pPr>
      <w:spacing w:before="100" w:beforeAutospacing="1" w:after="100" w:afterAutospacing="1"/>
    </w:pPr>
  </w:style>
  <w:style w:type="paragraph" w:customStyle="1" w:styleId="code">
    <w:name w:val="code"/>
    <w:basedOn w:val="ND"/>
    <w:link w:val="codeChar"/>
    <w:qFormat/>
    <w:rsid w:val="00007676"/>
    <w:rPr>
      <w:rFonts w:ascii="Consolas" w:hAnsi="Consolas"/>
      <w:b/>
      <w:sz w:val="24"/>
    </w:rPr>
  </w:style>
  <w:style w:type="character" w:customStyle="1" w:styleId="NDChar">
    <w:name w:val="ND Char"/>
    <w:link w:val="ND"/>
    <w:rsid w:val="00007676"/>
    <w:rPr>
      <w:rFonts w:ascii="Times New Roman" w:eastAsia="Times New Roman" w:hAnsi="Times New Roman"/>
      <w:bCs/>
      <w:sz w:val="26"/>
      <w:szCs w:val="26"/>
    </w:rPr>
  </w:style>
  <w:style w:type="character" w:customStyle="1" w:styleId="codeChar">
    <w:name w:val="code Char"/>
    <w:link w:val="code"/>
    <w:rsid w:val="00007676"/>
    <w:rPr>
      <w:rFonts w:ascii="Consolas" w:eastAsia="Times New Roman" w:hAnsi="Consolas"/>
      <w:b/>
      <w:bCs/>
      <w:sz w:val="24"/>
      <w:szCs w:val="26"/>
    </w:rPr>
  </w:style>
  <w:style w:type="character" w:customStyle="1" w:styleId="hljs-tag">
    <w:name w:val="hljs-tag"/>
    <w:basedOn w:val="DefaultParagraphFont"/>
    <w:rsid w:val="00E25E7E"/>
  </w:style>
  <w:style w:type="character" w:customStyle="1" w:styleId="hljs-name">
    <w:name w:val="hljs-name"/>
    <w:basedOn w:val="DefaultParagraphFont"/>
    <w:rsid w:val="00E25E7E"/>
  </w:style>
  <w:style w:type="character" w:customStyle="1" w:styleId="hljs-attr">
    <w:name w:val="hljs-attr"/>
    <w:basedOn w:val="DefaultParagraphFont"/>
    <w:rsid w:val="00E25E7E"/>
  </w:style>
  <w:style w:type="character" w:customStyle="1" w:styleId="hljs-string">
    <w:name w:val="hljs-string"/>
    <w:basedOn w:val="DefaultParagraphFont"/>
    <w:rsid w:val="00E25E7E"/>
  </w:style>
  <w:style w:type="character" w:customStyle="1" w:styleId="commentcolor">
    <w:name w:val="commentcolor"/>
    <w:basedOn w:val="DefaultParagraphFont"/>
    <w:rsid w:val="008149FC"/>
  </w:style>
  <w:style w:type="paragraph" w:customStyle="1" w:styleId="nd0">
    <w:name w:val="nd"/>
    <w:basedOn w:val="BodyText"/>
    <w:qFormat/>
    <w:rsid w:val="00DF2377"/>
    <w:pPr>
      <w:spacing w:before="120" w:line="360" w:lineRule="auto"/>
      <w:ind w:firstLine="851"/>
      <w:jc w:val="both"/>
    </w:pPr>
    <w:rPr>
      <w:sz w:val="26"/>
    </w:rPr>
  </w:style>
  <w:style w:type="paragraph" w:styleId="BodyText">
    <w:name w:val="Body Text"/>
    <w:basedOn w:val="Normal"/>
    <w:link w:val="BodyTextChar"/>
    <w:uiPriority w:val="99"/>
    <w:semiHidden/>
    <w:unhideWhenUsed/>
    <w:rsid w:val="00DF2377"/>
    <w:pPr>
      <w:spacing w:after="120"/>
    </w:pPr>
  </w:style>
  <w:style w:type="character" w:customStyle="1" w:styleId="BodyTextChar">
    <w:name w:val="Body Text Char"/>
    <w:link w:val="BodyText"/>
    <w:uiPriority w:val="99"/>
    <w:semiHidden/>
    <w:rsid w:val="00DF2377"/>
    <w:rPr>
      <w:rFonts w:ascii="Times New Roman" w:eastAsia="Times New Roman" w:hAnsi="Times New Roman"/>
      <w:sz w:val="24"/>
      <w:szCs w:val="24"/>
    </w:rPr>
  </w:style>
  <w:style w:type="character" w:styleId="FollowedHyperlink">
    <w:name w:val="FollowedHyperlink"/>
    <w:uiPriority w:val="99"/>
    <w:semiHidden/>
    <w:unhideWhenUsed/>
    <w:rsid w:val="00D95990"/>
    <w:rPr>
      <w:color w:val="954F72"/>
      <w:u w:val="single"/>
    </w:rPr>
  </w:style>
  <w:style w:type="paragraph" w:styleId="Revision">
    <w:name w:val="Revision"/>
    <w:hidden/>
    <w:uiPriority w:val="99"/>
    <w:semiHidden/>
    <w:rsid w:val="0004196F"/>
    <w:rPr>
      <w:rFonts w:ascii="Times New Roman" w:eastAsia="Times New Roman" w:hAnsi="Times New Roman"/>
      <w:sz w:val="24"/>
      <w:szCs w:val="24"/>
    </w:rPr>
  </w:style>
  <w:style w:type="paragraph" w:styleId="Bibliography">
    <w:name w:val="Bibliography"/>
    <w:basedOn w:val="Normal"/>
    <w:next w:val="Normal"/>
    <w:uiPriority w:val="37"/>
    <w:unhideWhenUsed/>
    <w:rsid w:val="00376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525">
      <w:bodyDiv w:val="1"/>
      <w:marLeft w:val="0"/>
      <w:marRight w:val="0"/>
      <w:marTop w:val="0"/>
      <w:marBottom w:val="0"/>
      <w:divBdr>
        <w:top w:val="none" w:sz="0" w:space="0" w:color="auto"/>
        <w:left w:val="none" w:sz="0" w:space="0" w:color="auto"/>
        <w:bottom w:val="none" w:sz="0" w:space="0" w:color="auto"/>
        <w:right w:val="none" w:sz="0" w:space="0" w:color="auto"/>
      </w:divBdr>
    </w:div>
    <w:div w:id="39018181">
      <w:bodyDiv w:val="1"/>
      <w:marLeft w:val="0"/>
      <w:marRight w:val="0"/>
      <w:marTop w:val="0"/>
      <w:marBottom w:val="0"/>
      <w:divBdr>
        <w:top w:val="none" w:sz="0" w:space="0" w:color="auto"/>
        <w:left w:val="none" w:sz="0" w:space="0" w:color="auto"/>
        <w:bottom w:val="none" w:sz="0" w:space="0" w:color="auto"/>
        <w:right w:val="none" w:sz="0" w:space="0" w:color="auto"/>
      </w:divBdr>
    </w:div>
    <w:div w:id="155416209">
      <w:bodyDiv w:val="1"/>
      <w:marLeft w:val="0"/>
      <w:marRight w:val="0"/>
      <w:marTop w:val="0"/>
      <w:marBottom w:val="0"/>
      <w:divBdr>
        <w:top w:val="none" w:sz="0" w:space="0" w:color="auto"/>
        <w:left w:val="none" w:sz="0" w:space="0" w:color="auto"/>
        <w:bottom w:val="none" w:sz="0" w:space="0" w:color="auto"/>
        <w:right w:val="none" w:sz="0" w:space="0" w:color="auto"/>
      </w:divBdr>
    </w:div>
    <w:div w:id="187915398">
      <w:bodyDiv w:val="1"/>
      <w:marLeft w:val="0"/>
      <w:marRight w:val="0"/>
      <w:marTop w:val="0"/>
      <w:marBottom w:val="0"/>
      <w:divBdr>
        <w:top w:val="none" w:sz="0" w:space="0" w:color="auto"/>
        <w:left w:val="none" w:sz="0" w:space="0" w:color="auto"/>
        <w:bottom w:val="none" w:sz="0" w:space="0" w:color="auto"/>
        <w:right w:val="none" w:sz="0" w:space="0" w:color="auto"/>
      </w:divBdr>
    </w:div>
    <w:div w:id="210073161">
      <w:bodyDiv w:val="1"/>
      <w:marLeft w:val="0"/>
      <w:marRight w:val="0"/>
      <w:marTop w:val="0"/>
      <w:marBottom w:val="0"/>
      <w:divBdr>
        <w:top w:val="none" w:sz="0" w:space="0" w:color="auto"/>
        <w:left w:val="none" w:sz="0" w:space="0" w:color="auto"/>
        <w:bottom w:val="none" w:sz="0" w:space="0" w:color="auto"/>
        <w:right w:val="none" w:sz="0" w:space="0" w:color="auto"/>
      </w:divBdr>
    </w:div>
    <w:div w:id="233898577">
      <w:bodyDiv w:val="1"/>
      <w:marLeft w:val="0"/>
      <w:marRight w:val="0"/>
      <w:marTop w:val="0"/>
      <w:marBottom w:val="0"/>
      <w:divBdr>
        <w:top w:val="none" w:sz="0" w:space="0" w:color="auto"/>
        <w:left w:val="none" w:sz="0" w:space="0" w:color="auto"/>
        <w:bottom w:val="none" w:sz="0" w:space="0" w:color="auto"/>
        <w:right w:val="none" w:sz="0" w:space="0" w:color="auto"/>
      </w:divBdr>
      <w:divsChild>
        <w:div w:id="561256670">
          <w:marLeft w:val="0"/>
          <w:marRight w:val="0"/>
          <w:marTop w:val="0"/>
          <w:marBottom w:val="0"/>
          <w:divBdr>
            <w:top w:val="none" w:sz="0" w:space="0" w:color="auto"/>
            <w:left w:val="none" w:sz="0" w:space="0" w:color="auto"/>
            <w:bottom w:val="none" w:sz="0" w:space="0" w:color="auto"/>
            <w:right w:val="none" w:sz="0" w:space="0" w:color="auto"/>
          </w:divBdr>
        </w:div>
        <w:div w:id="1509252229">
          <w:marLeft w:val="0"/>
          <w:marRight w:val="0"/>
          <w:marTop w:val="0"/>
          <w:marBottom w:val="0"/>
          <w:divBdr>
            <w:top w:val="none" w:sz="0" w:space="0" w:color="auto"/>
            <w:left w:val="none" w:sz="0" w:space="0" w:color="auto"/>
            <w:bottom w:val="none" w:sz="0" w:space="0" w:color="auto"/>
            <w:right w:val="none" w:sz="0" w:space="0" w:color="auto"/>
          </w:divBdr>
        </w:div>
        <w:div w:id="1868978577">
          <w:marLeft w:val="0"/>
          <w:marRight w:val="0"/>
          <w:marTop w:val="0"/>
          <w:marBottom w:val="0"/>
          <w:divBdr>
            <w:top w:val="none" w:sz="0" w:space="0" w:color="auto"/>
            <w:left w:val="none" w:sz="0" w:space="0" w:color="auto"/>
            <w:bottom w:val="none" w:sz="0" w:space="0" w:color="auto"/>
            <w:right w:val="none" w:sz="0" w:space="0" w:color="auto"/>
          </w:divBdr>
        </w:div>
      </w:divsChild>
    </w:div>
    <w:div w:id="474836727">
      <w:bodyDiv w:val="1"/>
      <w:marLeft w:val="0"/>
      <w:marRight w:val="0"/>
      <w:marTop w:val="0"/>
      <w:marBottom w:val="0"/>
      <w:divBdr>
        <w:top w:val="none" w:sz="0" w:space="0" w:color="auto"/>
        <w:left w:val="none" w:sz="0" w:space="0" w:color="auto"/>
        <w:bottom w:val="none" w:sz="0" w:space="0" w:color="auto"/>
        <w:right w:val="none" w:sz="0" w:space="0" w:color="auto"/>
      </w:divBdr>
    </w:div>
    <w:div w:id="49611585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3768187">
      <w:bodyDiv w:val="1"/>
      <w:marLeft w:val="0"/>
      <w:marRight w:val="0"/>
      <w:marTop w:val="0"/>
      <w:marBottom w:val="0"/>
      <w:divBdr>
        <w:top w:val="none" w:sz="0" w:space="0" w:color="auto"/>
        <w:left w:val="none" w:sz="0" w:space="0" w:color="auto"/>
        <w:bottom w:val="none" w:sz="0" w:space="0" w:color="auto"/>
        <w:right w:val="none" w:sz="0" w:space="0" w:color="auto"/>
      </w:divBdr>
    </w:div>
    <w:div w:id="556161248">
      <w:bodyDiv w:val="1"/>
      <w:marLeft w:val="0"/>
      <w:marRight w:val="0"/>
      <w:marTop w:val="0"/>
      <w:marBottom w:val="0"/>
      <w:divBdr>
        <w:top w:val="none" w:sz="0" w:space="0" w:color="auto"/>
        <w:left w:val="none" w:sz="0" w:space="0" w:color="auto"/>
        <w:bottom w:val="none" w:sz="0" w:space="0" w:color="auto"/>
        <w:right w:val="none" w:sz="0" w:space="0" w:color="auto"/>
      </w:divBdr>
    </w:div>
    <w:div w:id="581260721">
      <w:bodyDiv w:val="1"/>
      <w:marLeft w:val="0"/>
      <w:marRight w:val="0"/>
      <w:marTop w:val="0"/>
      <w:marBottom w:val="0"/>
      <w:divBdr>
        <w:top w:val="none" w:sz="0" w:space="0" w:color="auto"/>
        <w:left w:val="none" w:sz="0" w:space="0" w:color="auto"/>
        <w:bottom w:val="none" w:sz="0" w:space="0" w:color="auto"/>
        <w:right w:val="none" w:sz="0" w:space="0" w:color="auto"/>
      </w:divBdr>
    </w:div>
    <w:div w:id="623732989">
      <w:bodyDiv w:val="1"/>
      <w:marLeft w:val="0"/>
      <w:marRight w:val="0"/>
      <w:marTop w:val="0"/>
      <w:marBottom w:val="0"/>
      <w:divBdr>
        <w:top w:val="none" w:sz="0" w:space="0" w:color="auto"/>
        <w:left w:val="none" w:sz="0" w:space="0" w:color="auto"/>
        <w:bottom w:val="none" w:sz="0" w:space="0" w:color="auto"/>
        <w:right w:val="none" w:sz="0" w:space="0" w:color="auto"/>
      </w:divBdr>
    </w:div>
    <w:div w:id="639728921">
      <w:bodyDiv w:val="1"/>
      <w:marLeft w:val="0"/>
      <w:marRight w:val="0"/>
      <w:marTop w:val="0"/>
      <w:marBottom w:val="0"/>
      <w:divBdr>
        <w:top w:val="none" w:sz="0" w:space="0" w:color="auto"/>
        <w:left w:val="none" w:sz="0" w:space="0" w:color="auto"/>
        <w:bottom w:val="none" w:sz="0" w:space="0" w:color="auto"/>
        <w:right w:val="none" w:sz="0" w:space="0" w:color="auto"/>
      </w:divBdr>
      <w:divsChild>
        <w:div w:id="986593191">
          <w:marLeft w:val="0"/>
          <w:marRight w:val="0"/>
          <w:marTop w:val="0"/>
          <w:marBottom w:val="0"/>
          <w:divBdr>
            <w:top w:val="none" w:sz="0" w:space="0" w:color="auto"/>
            <w:left w:val="none" w:sz="0" w:space="0" w:color="auto"/>
            <w:bottom w:val="none" w:sz="0" w:space="0" w:color="auto"/>
            <w:right w:val="none" w:sz="0" w:space="0" w:color="auto"/>
          </w:divBdr>
        </w:div>
        <w:div w:id="1587182180">
          <w:marLeft w:val="0"/>
          <w:marRight w:val="0"/>
          <w:marTop w:val="0"/>
          <w:marBottom w:val="0"/>
          <w:divBdr>
            <w:top w:val="none" w:sz="0" w:space="0" w:color="auto"/>
            <w:left w:val="none" w:sz="0" w:space="0" w:color="auto"/>
            <w:bottom w:val="none" w:sz="0" w:space="0" w:color="auto"/>
            <w:right w:val="none" w:sz="0" w:space="0" w:color="auto"/>
          </w:divBdr>
        </w:div>
        <w:div w:id="1968077891">
          <w:marLeft w:val="0"/>
          <w:marRight w:val="0"/>
          <w:marTop w:val="0"/>
          <w:marBottom w:val="0"/>
          <w:divBdr>
            <w:top w:val="none" w:sz="0" w:space="0" w:color="auto"/>
            <w:left w:val="none" w:sz="0" w:space="0" w:color="auto"/>
            <w:bottom w:val="none" w:sz="0" w:space="0" w:color="auto"/>
            <w:right w:val="none" w:sz="0" w:space="0" w:color="auto"/>
          </w:divBdr>
        </w:div>
      </w:divsChild>
    </w:div>
    <w:div w:id="723338229">
      <w:bodyDiv w:val="1"/>
      <w:marLeft w:val="0"/>
      <w:marRight w:val="0"/>
      <w:marTop w:val="0"/>
      <w:marBottom w:val="0"/>
      <w:divBdr>
        <w:top w:val="none" w:sz="0" w:space="0" w:color="auto"/>
        <w:left w:val="none" w:sz="0" w:space="0" w:color="auto"/>
        <w:bottom w:val="none" w:sz="0" w:space="0" w:color="auto"/>
        <w:right w:val="none" w:sz="0" w:space="0" w:color="auto"/>
      </w:divBdr>
    </w:div>
    <w:div w:id="1003969680">
      <w:bodyDiv w:val="1"/>
      <w:marLeft w:val="0"/>
      <w:marRight w:val="0"/>
      <w:marTop w:val="0"/>
      <w:marBottom w:val="0"/>
      <w:divBdr>
        <w:top w:val="none" w:sz="0" w:space="0" w:color="auto"/>
        <w:left w:val="none" w:sz="0" w:space="0" w:color="auto"/>
        <w:bottom w:val="none" w:sz="0" w:space="0" w:color="auto"/>
        <w:right w:val="none" w:sz="0" w:space="0" w:color="auto"/>
      </w:divBdr>
    </w:div>
    <w:div w:id="1033729017">
      <w:bodyDiv w:val="1"/>
      <w:marLeft w:val="0"/>
      <w:marRight w:val="0"/>
      <w:marTop w:val="0"/>
      <w:marBottom w:val="0"/>
      <w:divBdr>
        <w:top w:val="none" w:sz="0" w:space="0" w:color="auto"/>
        <w:left w:val="none" w:sz="0" w:space="0" w:color="auto"/>
        <w:bottom w:val="none" w:sz="0" w:space="0" w:color="auto"/>
        <w:right w:val="none" w:sz="0" w:space="0" w:color="auto"/>
      </w:divBdr>
    </w:div>
    <w:div w:id="1037319202">
      <w:bodyDiv w:val="1"/>
      <w:marLeft w:val="0"/>
      <w:marRight w:val="0"/>
      <w:marTop w:val="0"/>
      <w:marBottom w:val="0"/>
      <w:divBdr>
        <w:top w:val="none" w:sz="0" w:space="0" w:color="auto"/>
        <w:left w:val="none" w:sz="0" w:space="0" w:color="auto"/>
        <w:bottom w:val="none" w:sz="0" w:space="0" w:color="auto"/>
        <w:right w:val="none" w:sz="0" w:space="0" w:color="auto"/>
      </w:divBdr>
    </w:div>
    <w:div w:id="1106268974">
      <w:bodyDiv w:val="1"/>
      <w:marLeft w:val="0"/>
      <w:marRight w:val="0"/>
      <w:marTop w:val="0"/>
      <w:marBottom w:val="0"/>
      <w:divBdr>
        <w:top w:val="none" w:sz="0" w:space="0" w:color="auto"/>
        <w:left w:val="none" w:sz="0" w:space="0" w:color="auto"/>
        <w:bottom w:val="none" w:sz="0" w:space="0" w:color="auto"/>
        <w:right w:val="none" w:sz="0" w:space="0" w:color="auto"/>
      </w:divBdr>
    </w:div>
    <w:div w:id="1113398589">
      <w:bodyDiv w:val="1"/>
      <w:marLeft w:val="0"/>
      <w:marRight w:val="0"/>
      <w:marTop w:val="0"/>
      <w:marBottom w:val="0"/>
      <w:divBdr>
        <w:top w:val="none" w:sz="0" w:space="0" w:color="auto"/>
        <w:left w:val="none" w:sz="0" w:space="0" w:color="auto"/>
        <w:bottom w:val="none" w:sz="0" w:space="0" w:color="auto"/>
        <w:right w:val="none" w:sz="0" w:space="0" w:color="auto"/>
      </w:divBdr>
    </w:div>
    <w:div w:id="1135022090">
      <w:bodyDiv w:val="1"/>
      <w:marLeft w:val="0"/>
      <w:marRight w:val="0"/>
      <w:marTop w:val="0"/>
      <w:marBottom w:val="0"/>
      <w:divBdr>
        <w:top w:val="none" w:sz="0" w:space="0" w:color="auto"/>
        <w:left w:val="none" w:sz="0" w:space="0" w:color="auto"/>
        <w:bottom w:val="none" w:sz="0" w:space="0" w:color="auto"/>
        <w:right w:val="none" w:sz="0" w:space="0" w:color="auto"/>
      </w:divBdr>
    </w:div>
    <w:div w:id="1165705017">
      <w:bodyDiv w:val="1"/>
      <w:marLeft w:val="0"/>
      <w:marRight w:val="0"/>
      <w:marTop w:val="0"/>
      <w:marBottom w:val="0"/>
      <w:divBdr>
        <w:top w:val="none" w:sz="0" w:space="0" w:color="auto"/>
        <w:left w:val="none" w:sz="0" w:space="0" w:color="auto"/>
        <w:bottom w:val="none" w:sz="0" w:space="0" w:color="auto"/>
        <w:right w:val="none" w:sz="0" w:space="0" w:color="auto"/>
      </w:divBdr>
    </w:div>
    <w:div w:id="1225222107">
      <w:bodyDiv w:val="1"/>
      <w:marLeft w:val="0"/>
      <w:marRight w:val="0"/>
      <w:marTop w:val="0"/>
      <w:marBottom w:val="0"/>
      <w:divBdr>
        <w:top w:val="none" w:sz="0" w:space="0" w:color="auto"/>
        <w:left w:val="none" w:sz="0" w:space="0" w:color="auto"/>
        <w:bottom w:val="none" w:sz="0" w:space="0" w:color="auto"/>
        <w:right w:val="none" w:sz="0" w:space="0" w:color="auto"/>
      </w:divBdr>
    </w:div>
    <w:div w:id="1246302150">
      <w:bodyDiv w:val="1"/>
      <w:marLeft w:val="0"/>
      <w:marRight w:val="0"/>
      <w:marTop w:val="0"/>
      <w:marBottom w:val="0"/>
      <w:divBdr>
        <w:top w:val="none" w:sz="0" w:space="0" w:color="auto"/>
        <w:left w:val="none" w:sz="0" w:space="0" w:color="auto"/>
        <w:bottom w:val="none" w:sz="0" w:space="0" w:color="auto"/>
        <w:right w:val="none" w:sz="0" w:space="0" w:color="auto"/>
      </w:divBdr>
    </w:div>
    <w:div w:id="1298956088">
      <w:bodyDiv w:val="1"/>
      <w:marLeft w:val="0"/>
      <w:marRight w:val="0"/>
      <w:marTop w:val="0"/>
      <w:marBottom w:val="0"/>
      <w:divBdr>
        <w:top w:val="none" w:sz="0" w:space="0" w:color="auto"/>
        <w:left w:val="none" w:sz="0" w:space="0" w:color="auto"/>
        <w:bottom w:val="none" w:sz="0" w:space="0" w:color="auto"/>
        <w:right w:val="none" w:sz="0" w:space="0" w:color="auto"/>
      </w:divBdr>
    </w:div>
    <w:div w:id="1408720914">
      <w:bodyDiv w:val="1"/>
      <w:marLeft w:val="0"/>
      <w:marRight w:val="0"/>
      <w:marTop w:val="0"/>
      <w:marBottom w:val="0"/>
      <w:divBdr>
        <w:top w:val="none" w:sz="0" w:space="0" w:color="auto"/>
        <w:left w:val="none" w:sz="0" w:space="0" w:color="auto"/>
        <w:bottom w:val="none" w:sz="0" w:space="0" w:color="auto"/>
        <w:right w:val="none" w:sz="0" w:space="0" w:color="auto"/>
      </w:divBdr>
    </w:div>
    <w:div w:id="1416048126">
      <w:bodyDiv w:val="1"/>
      <w:marLeft w:val="0"/>
      <w:marRight w:val="0"/>
      <w:marTop w:val="0"/>
      <w:marBottom w:val="0"/>
      <w:divBdr>
        <w:top w:val="none" w:sz="0" w:space="0" w:color="auto"/>
        <w:left w:val="none" w:sz="0" w:space="0" w:color="auto"/>
        <w:bottom w:val="none" w:sz="0" w:space="0" w:color="auto"/>
        <w:right w:val="none" w:sz="0" w:space="0" w:color="auto"/>
      </w:divBdr>
      <w:divsChild>
        <w:div w:id="247466203">
          <w:marLeft w:val="0"/>
          <w:marRight w:val="0"/>
          <w:marTop w:val="0"/>
          <w:marBottom w:val="0"/>
          <w:divBdr>
            <w:top w:val="none" w:sz="0" w:space="0" w:color="auto"/>
            <w:left w:val="none" w:sz="0" w:space="0" w:color="auto"/>
            <w:bottom w:val="none" w:sz="0" w:space="0" w:color="auto"/>
            <w:right w:val="none" w:sz="0" w:space="0" w:color="auto"/>
          </w:divBdr>
        </w:div>
        <w:div w:id="1543247287">
          <w:marLeft w:val="0"/>
          <w:marRight w:val="0"/>
          <w:marTop w:val="0"/>
          <w:marBottom w:val="0"/>
          <w:divBdr>
            <w:top w:val="none" w:sz="0" w:space="0" w:color="auto"/>
            <w:left w:val="none" w:sz="0" w:space="0" w:color="auto"/>
            <w:bottom w:val="none" w:sz="0" w:space="0" w:color="auto"/>
            <w:right w:val="none" w:sz="0" w:space="0" w:color="auto"/>
          </w:divBdr>
        </w:div>
        <w:div w:id="1943798006">
          <w:marLeft w:val="0"/>
          <w:marRight w:val="0"/>
          <w:marTop w:val="0"/>
          <w:marBottom w:val="0"/>
          <w:divBdr>
            <w:top w:val="none" w:sz="0" w:space="0" w:color="auto"/>
            <w:left w:val="none" w:sz="0" w:space="0" w:color="auto"/>
            <w:bottom w:val="none" w:sz="0" w:space="0" w:color="auto"/>
            <w:right w:val="none" w:sz="0" w:space="0" w:color="auto"/>
          </w:divBdr>
        </w:div>
      </w:divsChild>
    </w:div>
    <w:div w:id="1480876812">
      <w:bodyDiv w:val="1"/>
      <w:marLeft w:val="0"/>
      <w:marRight w:val="0"/>
      <w:marTop w:val="0"/>
      <w:marBottom w:val="0"/>
      <w:divBdr>
        <w:top w:val="none" w:sz="0" w:space="0" w:color="auto"/>
        <w:left w:val="none" w:sz="0" w:space="0" w:color="auto"/>
        <w:bottom w:val="none" w:sz="0" w:space="0" w:color="auto"/>
        <w:right w:val="none" w:sz="0" w:space="0" w:color="auto"/>
      </w:divBdr>
    </w:div>
    <w:div w:id="1483545863">
      <w:bodyDiv w:val="1"/>
      <w:marLeft w:val="0"/>
      <w:marRight w:val="0"/>
      <w:marTop w:val="0"/>
      <w:marBottom w:val="0"/>
      <w:divBdr>
        <w:top w:val="none" w:sz="0" w:space="0" w:color="auto"/>
        <w:left w:val="none" w:sz="0" w:space="0" w:color="auto"/>
        <w:bottom w:val="none" w:sz="0" w:space="0" w:color="auto"/>
        <w:right w:val="none" w:sz="0" w:space="0" w:color="auto"/>
      </w:divBdr>
      <w:divsChild>
        <w:div w:id="1318995732">
          <w:marLeft w:val="0"/>
          <w:marRight w:val="0"/>
          <w:marTop w:val="0"/>
          <w:marBottom w:val="0"/>
          <w:divBdr>
            <w:top w:val="none" w:sz="0" w:space="0" w:color="auto"/>
            <w:left w:val="none" w:sz="0" w:space="0" w:color="auto"/>
            <w:bottom w:val="none" w:sz="0" w:space="0" w:color="auto"/>
            <w:right w:val="none" w:sz="0" w:space="0" w:color="auto"/>
          </w:divBdr>
        </w:div>
      </w:divsChild>
    </w:div>
    <w:div w:id="1645819476">
      <w:bodyDiv w:val="1"/>
      <w:marLeft w:val="0"/>
      <w:marRight w:val="0"/>
      <w:marTop w:val="0"/>
      <w:marBottom w:val="0"/>
      <w:divBdr>
        <w:top w:val="none" w:sz="0" w:space="0" w:color="auto"/>
        <w:left w:val="none" w:sz="0" w:space="0" w:color="auto"/>
        <w:bottom w:val="none" w:sz="0" w:space="0" w:color="auto"/>
        <w:right w:val="none" w:sz="0" w:space="0" w:color="auto"/>
      </w:divBdr>
    </w:div>
    <w:div w:id="1847554394">
      <w:bodyDiv w:val="1"/>
      <w:marLeft w:val="0"/>
      <w:marRight w:val="0"/>
      <w:marTop w:val="0"/>
      <w:marBottom w:val="0"/>
      <w:divBdr>
        <w:top w:val="none" w:sz="0" w:space="0" w:color="auto"/>
        <w:left w:val="none" w:sz="0" w:space="0" w:color="auto"/>
        <w:bottom w:val="none" w:sz="0" w:space="0" w:color="auto"/>
        <w:right w:val="none" w:sz="0" w:space="0" w:color="auto"/>
      </w:divBdr>
    </w:div>
    <w:div w:id="1851408315">
      <w:bodyDiv w:val="1"/>
      <w:marLeft w:val="0"/>
      <w:marRight w:val="0"/>
      <w:marTop w:val="0"/>
      <w:marBottom w:val="0"/>
      <w:divBdr>
        <w:top w:val="none" w:sz="0" w:space="0" w:color="auto"/>
        <w:left w:val="none" w:sz="0" w:space="0" w:color="auto"/>
        <w:bottom w:val="none" w:sz="0" w:space="0" w:color="auto"/>
        <w:right w:val="none" w:sz="0" w:space="0" w:color="auto"/>
      </w:divBdr>
    </w:div>
    <w:div w:id="1864123162">
      <w:bodyDiv w:val="1"/>
      <w:marLeft w:val="0"/>
      <w:marRight w:val="0"/>
      <w:marTop w:val="0"/>
      <w:marBottom w:val="0"/>
      <w:divBdr>
        <w:top w:val="none" w:sz="0" w:space="0" w:color="auto"/>
        <w:left w:val="none" w:sz="0" w:space="0" w:color="auto"/>
        <w:bottom w:val="none" w:sz="0" w:space="0" w:color="auto"/>
        <w:right w:val="none" w:sz="0" w:space="0" w:color="auto"/>
      </w:divBdr>
    </w:div>
    <w:div w:id="1867911057">
      <w:bodyDiv w:val="1"/>
      <w:marLeft w:val="0"/>
      <w:marRight w:val="0"/>
      <w:marTop w:val="0"/>
      <w:marBottom w:val="0"/>
      <w:divBdr>
        <w:top w:val="none" w:sz="0" w:space="0" w:color="auto"/>
        <w:left w:val="none" w:sz="0" w:space="0" w:color="auto"/>
        <w:bottom w:val="none" w:sz="0" w:space="0" w:color="auto"/>
        <w:right w:val="none" w:sz="0" w:space="0" w:color="auto"/>
      </w:divBdr>
    </w:div>
    <w:div w:id="1891531601">
      <w:bodyDiv w:val="1"/>
      <w:marLeft w:val="0"/>
      <w:marRight w:val="0"/>
      <w:marTop w:val="0"/>
      <w:marBottom w:val="0"/>
      <w:divBdr>
        <w:top w:val="none" w:sz="0" w:space="0" w:color="auto"/>
        <w:left w:val="none" w:sz="0" w:space="0" w:color="auto"/>
        <w:bottom w:val="none" w:sz="0" w:space="0" w:color="auto"/>
        <w:right w:val="none" w:sz="0" w:space="0" w:color="auto"/>
      </w:divBdr>
    </w:div>
    <w:div w:id="1892111441">
      <w:bodyDiv w:val="1"/>
      <w:marLeft w:val="0"/>
      <w:marRight w:val="0"/>
      <w:marTop w:val="0"/>
      <w:marBottom w:val="0"/>
      <w:divBdr>
        <w:top w:val="none" w:sz="0" w:space="0" w:color="auto"/>
        <w:left w:val="none" w:sz="0" w:space="0" w:color="auto"/>
        <w:bottom w:val="none" w:sz="0" w:space="0" w:color="auto"/>
        <w:right w:val="none" w:sz="0" w:space="0" w:color="auto"/>
      </w:divBdr>
    </w:div>
    <w:div w:id="1926302916">
      <w:bodyDiv w:val="1"/>
      <w:marLeft w:val="0"/>
      <w:marRight w:val="0"/>
      <w:marTop w:val="0"/>
      <w:marBottom w:val="0"/>
      <w:divBdr>
        <w:top w:val="none" w:sz="0" w:space="0" w:color="auto"/>
        <w:left w:val="none" w:sz="0" w:space="0" w:color="auto"/>
        <w:bottom w:val="none" w:sz="0" w:space="0" w:color="auto"/>
        <w:right w:val="none" w:sz="0" w:space="0" w:color="auto"/>
      </w:divBdr>
    </w:div>
    <w:div w:id="1933511998">
      <w:bodyDiv w:val="1"/>
      <w:marLeft w:val="0"/>
      <w:marRight w:val="0"/>
      <w:marTop w:val="0"/>
      <w:marBottom w:val="0"/>
      <w:divBdr>
        <w:top w:val="none" w:sz="0" w:space="0" w:color="auto"/>
        <w:left w:val="none" w:sz="0" w:space="0" w:color="auto"/>
        <w:bottom w:val="none" w:sz="0" w:space="0" w:color="auto"/>
        <w:right w:val="none" w:sz="0" w:space="0" w:color="auto"/>
      </w:divBdr>
    </w:div>
    <w:div w:id="1972132627">
      <w:bodyDiv w:val="1"/>
      <w:marLeft w:val="0"/>
      <w:marRight w:val="0"/>
      <w:marTop w:val="0"/>
      <w:marBottom w:val="0"/>
      <w:divBdr>
        <w:top w:val="none" w:sz="0" w:space="0" w:color="auto"/>
        <w:left w:val="none" w:sz="0" w:space="0" w:color="auto"/>
        <w:bottom w:val="none" w:sz="0" w:space="0" w:color="auto"/>
        <w:right w:val="none" w:sz="0" w:space="0" w:color="auto"/>
      </w:divBdr>
      <w:divsChild>
        <w:div w:id="736248054">
          <w:marLeft w:val="0"/>
          <w:marRight w:val="0"/>
          <w:marTop w:val="0"/>
          <w:marBottom w:val="0"/>
          <w:divBdr>
            <w:top w:val="none" w:sz="0" w:space="0" w:color="auto"/>
            <w:left w:val="none" w:sz="0" w:space="0" w:color="auto"/>
            <w:bottom w:val="none" w:sz="0" w:space="0" w:color="auto"/>
            <w:right w:val="none" w:sz="0" w:space="0" w:color="auto"/>
          </w:divBdr>
        </w:div>
        <w:div w:id="1169101421">
          <w:marLeft w:val="0"/>
          <w:marRight w:val="0"/>
          <w:marTop w:val="0"/>
          <w:marBottom w:val="0"/>
          <w:divBdr>
            <w:top w:val="none" w:sz="0" w:space="0" w:color="auto"/>
            <w:left w:val="none" w:sz="0" w:space="0" w:color="auto"/>
            <w:bottom w:val="none" w:sz="0" w:space="0" w:color="auto"/>
            <w:right w:val="none" w:sz="0" w:space="0" w:color="auto"/>
          </w:divBdr>
        </w:div>
        <w:div w:id="2055883696">
          <w:marLeft w:val="0"/>
          <w:marRight w:val="0"/>
          <w:marTop w:val="0"/>
          <w:marBottom w:val="0"/>
          <w:divBdr>
            <w:top w:val="none" w:sz="0" w:space="0" w:color="auto"/>
            <w:left w:val="none" w:sz="0" w:space="0" w:color="auto"/>
            <w:bottom w:val="none" w:sz="0" w:space="0" w:color="auto"/>
            <w:right w:val="none" w:sz="0" w:space="0" w:color="auto"/>
          </w:divBdr>
        </w:div>
      </w:divsChild>
    </w:div>
    <w:div w:id="1978029240">
      <w:bodyDiv w:val="1"/>
      <w:marLeft w:val="0"/>
      <w:marRight w:val="0"/>
      <w:marTop w:val="0"/>
      <w:marBottom w:val="0"/>
      <w:divBdr>
        <w:top w:val="none" w:sz="0" w:space="0" w:color="auto"/>
        <w:left w:val="none" w:sz="0" w:space="0" w:color="auto"/>
        <w:bottom w:val="none" w:sz="0" w:space="0" w:color="auto"/>
        <w:right w:val="none" w:sz="0" w:space="0" w:color="auto"/>
      </w:divBdr>
    </w:div>
    <w:div w:id="1991211815">
      <w:bodyDiv w:val="1"/>
      <w:marLeft w:val="0"/>
      <w:marRight w:val="0"/>
      <w:marTop w:val="0"/>
      <w:marBottom w:val="0"/>
      <w:divBdr>
        <w:top w:val="none" w:sz="0" w:space="0" w:color="auto"/>
        <w:left w:val="none" w:sz="0" w:space="0" w:color="auto"/>
        <w:bottom w:val="none" w:sz="0" w:space="0" w:color="auto"/>
        <w:right w:val="none" w:sz="0" w:space="0" w:color="auto"/>
      </w:divBdr>
    </w:div>
    <w:div w:id="2019038729">
      <w:bodyDiv w:val="1"/>
      <w:marLeft w:val="0"/>
      <w:marRight w:val="0"/>
      <w:marTop w:val="0"/>
      <w:marBottom w:val="0"/>
      <w:divBdr>
        <w:top w:val="none" w:sz="0" w:space="0" w:color="auto"/>
        <w:left w:val="none" w:sz="0" w:space="0" w:color="auto"/>
        <w:bottom w:val="none" w:sz="0" w:space="0" w:color="auto"/>
        <w:right w:val="none" w:sz="0" w:space="0" w:color="auto"/>
      </w:divBdr>
    </w:div>
    <w:div w:id="2043554193">
      <w:bodyDiv w:val="1"/>
      <w:marLeft w:val="0"/>
      <w:marRight w:val="0"/>
      <w:marTop w:val="0"/>
      <w:marBottom w:val="0"/>
      <w:divBdr>
        <w:top w:val="none" w:sz="0" w:space="0" w:color="auto"/>
        <w:left w:val="none" w:sz="0" w:space="0" w:color="auto"/>
        <w:bottom w:val="none" w:sz="0" w:space="0" w:color="auto"/>
        <w:right w:val="none" w:sz="0" w:space="0" w:color="auto"/>
      </w:divBdr>
    </w:div>
    <w:div w:id="2128230032">
      <w:bodyDiv w:val="1"/>
      <w:marLeft w:val="0"/>
      <w:marRight w:val="0"/>
      <w:marTop w:val="0"/>
      <w:marBottom w:val="0"/>
      <w:divBdr>
        <w:top w:val="none" w:sz="0" w:space="0" w:color="auto"/>
        <w:left w:val="none" w:sz="0" w:space="0" w:color="auto"/>
        <w:bottom w:val="none" w:sz="0" w:space="0" w:color="auto"/>
        <w:right w:val="none" w:sz="0" w:space="0" w:color="auto"/>
      </w:divBdr>
    </w:div>
    <w:div w:id="212988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8/08/relationships/commentsExtensible" Target="commentsExtensible.xm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w3schools.com/mysql/default.asp" TargetMode="External"/><Relationship Id="rId50" Type="http://schemas.openxmlformats.org/officeDocument/2006/relationships/hyperlink" Target="https://laragon.org/download/index.html"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w3schools.com/angular/default.asp"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js/Customers_MYSQL.ph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thegioididong.com/"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ode.visualstudio.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w3schools.com/php/default.asp"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oogle.com/ch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b:Tag>
    <b:SourceType>Book</b:SourceType>
    <b:Guid>{1B7249A4-2607-41BD-B435-FFC58BC8AD92}</b:Guid>
    <b:Author>
      <b:Author>
        <b:NameList>
          <b:Person>
            <b:Last>Thanh</b:Last>
            <b:First>Nguyễn</b:First>
          </b:Person>
        </b:NameList>
      </b:Author>
    </b:Author>
    <b:Title>Kỹ thuật lập trình</b:Title>
    <b:Year>2014</b:Year>
    <b:City>Trà Vinh</b:City>
    <b:Publisher>Cần Thơ</b:Publisher>
    <b:RefOrder>2</b:RefOrder>
  </b:Source>
  <b:Source>
    <b:Tag>Ngu15</b:Tag>
    <b:SourceType>Book</b:SourceType>
    <b:Guid>{38A327A1-3107-4901-8379-B27F779ACE63}</b:Guid>
    <b:Author>
      <b:Author>
        <b:NameList>
          <b:Person>
            <b:Last>Sơn</b:Last>
            <b:First>Nguyễn</b:First>
            <b:Middle>văn</b:Middle>
          </b:Person>
        </b:NameList>
      </b:Author>
    </b:Author>
    <b:Title>Nhập môn Công nghệ thông tin</b:Title>
    <b:Year>2015</b:Year>
    <b:City>TP. HỒ chí Minh</b:City>
    <b:Publisher>Lao động</b:Publisher>
    <b:RefOrder>1</b:RefOrder>
  </b:Source>
</b:Sources>
</file>

<file path=customXml/itemProps1.xml><?xml version="1.0" encoding="utf-8"?>
<ds:datastoreItem xmlns:ds="http://schemas.openxmlformats.org/officeDocument/2006/customXml" ds:itemID="{D3243164-8DBA-4B5E-849D-53F0C0EF4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61</Pages>
  <Words>9914</Words>
  <Characters>56510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66292</CharactersWithSpaces>
  <SharedDoc>false</SharedDoc>
  <HLinks>
    <vt:vector size="528" baseType="variant">
      <vt:variant>
        <vt:i4>7798847</vt:i4>
      </vt:variant>
      <vt:variant>
        <vt:i4>639</vt:i4>
      </vt:variant>
      <vt:variant>
        <vt:i4>0</vt:i4>
      </vt:variant>
      <vt:variant>
        <vt:i4>5</vt:i4>
      </vt:variant>
      <vt:variant>
        <vt:lpwstr>https://laragon.org/download/index.html</vt:lpwstr>
      </vt:variant>
      <vt:variant>
        <vt:lpwstr/>
      </vt:variant>
      <vt:variant>
        <vt:i4>7864360</vt:i4>
      </vt:variant>
      <vt:variant>
        <vt:i4>636</vt:i4>
      </vt:variant>
      <vt:variant>
        <vt:i4>0</vt:i4>
      </vt:variant>
      <vt:variant>
        <vt:i4>5</vt:i4>
      </vt:variant>
      <vt:variant>
        <vt:lpwstr>https://www.google.com/chrome/</vt:lpwstr>
      </vt:variant>
      <vt:variant>
        <vt:lpwstr/>
      </vt:variant>
      <vt:variant>
        <vt:i4>8257640</vt:i4>
      </vt:variant>
      <vt:variant>
        <vt:i4>633</vt:i4>
      </vt:variant>
      <vt:variant>
        <vt:i4>0</vt:i4>
      </vt:variant>
      <vt:variant>
        <vt:i4>5</vt:i4>
      </vt:variant>
      <vt:variant>
        <vt:lpwstr>https://code.visualstudio.com/</vt:lpwstr>
      </vt:variant>
      <vt:variant>
        <vt:lpwstr/>
      </vt:variant>
      <vt:variant>
        <vt:i4>6750254</vt:i4>
      </vt:variant>
      <vt:variant>
        <vt:i4>630</vt:i4>
      </vt:variant>
      <vt:variant>
        <vt:i4>0</vt:i4>
      </vt:variant>
      <vt:variant>
        <vt:i4>5</vt:i4>
      </vt:variant>
      <vt:variant>
        <vt:lpwstr>https://www.w3schools.com/mysql/default.asp</vt:lpwstr>
      </vt:variant>
      <vt:variant>
        <vt:lpwstr/>
      </vt:variant>
      <vt:variant>
        <vt:i4>458844</vt:i4>
      </vt:variant>
      <vt:variant>
        <vt:i4>627</vt:i4>
      </vt:variant>
      <vt:variant>
        <vt:i4>0</vt:i4>
      </vt:variant>
      <vt:variant>
        <vt:i4>5</vt:i4>
      </vt:variant>
      <vt:variant>
        <vt:lpwstr>https://www.w3schools.com/php/default.asp</vt:lpwstr>
      </vt:variant>
      <vt:variant>
        <vt:lpwstr/>
      </vt:variant>
      <vt:variant>
        <vt:i4>1376324</vt:i4>
      </vt:variant>
      <vt:variant>
        <vt:i4>624</vt:i4>
      </vt:variant>
      <vt:variant>
        <vt:i4>0</vt:i4>
      </vt:variant>
      <vt:variant>
        <vt:i4>5</vt:i4>
      </vt:variant>
      <vt:variant>
        <vt:lpwstr>https://www.w3schools.com/angular/default.asp</vt:lpwstr>
      </vt:variant>
      <vt:variant>
        <vt:lpwstr/>
      </vt:variant>
      <vt:variant>
        <vt:i4>2621502</vt:i4>
      </vt:variant>
      <vt:variant>
        <vt:i4>537</vt:i4>
      </vt:variant>
      <vt:variant>
        <vt:i4>0</vt:i4>
      </vt:variant>
      <vt:variant>
        <vt:i4>5</vt:i4>
      </vt:variant>
      <vt:variant>
        <vt:lpwstr>https://www.thegioididong.com/</vt:lpwstr>
      </vt:variant>
      <vt:variant>
        <vt:lpwstr/>
      </vt:variant>
      <vt:variant>
        <vt:i4>1900660</vt:i4>
      </vt:variant>
      <vt:variant>
        <vt:i4>492</vt:i4>
      </vt:variant>
      <vt:variant>
        <vt:i4>0</vt:i4>
      </vt:variant>
      <vt:variant>
        <vt:i4>5</vt:i4>
      </vt:variant>
      <vt:variant>
        <vt:lpwstr>https://www.w3schools.com/js/Customers_MYSQL.php</vt:lpwstr>
      </vt:variant>
      <vt:variant>
        <vt:lpwstr/>
      </vt:variant>
      <vt:variant>
        <vt:i4>1703995</vt:i4>
      </vt:variant>
      <vt:variant>
        <vt:i4>485</vt:i4>
      </vt:variant>
      <vt:variant>
        <vt:i4>0</vt:i4>
      </vt:variant>
      <vt:variant>
        <vt:i4>5</vt:i4>
      </vt:variant>
      <vt:variant>
        <vt:lpwstr/>
      </vt:variant>
      <vt:variant>
        <vt:lpwstr>_Toc154880608</vt:lpwstr>
      </vt:variant>
      <vt:variant>
        <vt:i4>1703995</vt:i4>
      </vt:variant>
      <vt:variant>
        <vt:i4>479</vt:i4>
      </vt:variant>
      <vt:variant>
        <vt:i4>0</vt:i4>
      </vt:variant>
      <vt:variant>
        <vt:i4>5</vt:i4>
      </vt:variant>
      <vt:variant>
        <vt:lpwstr/>
      </vt:variant>
      <vt:variant>
        <vt:lpwstr>_Toc154880607</vt:lpwstr>
      </vt:variant>
      <vt:variant>
        <vt:i4>1703995</vt:i4>
      </vt:variant>
      <vt:variant>
        <vt:i4>473</vt:i4>
      </vt:variant>
      <vt:variant>
        <vt:i4>0</vt:i4>
      </vt:variant>
      <vt:variant>
        <vt:i4>5</vt:i4>
      </vt:variant>
      <vt:variant>
        <vt:lpwstr/>
      </vt:variant>
      <vt:variant>
        <vt:lpwstr>_Toc154880606</vt:lpwstr>
      </vt:variant>
      <vt:variant>
        <vt:i4>1703995</vt:i4>
      </vt:variant>
      <vt:variant>
        <vt:i4>467</vt:i4>
      </vt:variant>
      <vt:variant>
        <vt:i4>0</vt:i4>
      </vt:variant>
      <vt:variant>
        <vt:i4>5</vt:i4>
      </vt:variant>
      <vt:variant>
        <vt:lpwstr/>
      </vt:variant>
      <vt:variant>
        <vt:lpwstr>_Toc154880605</vt:lpwstr>
      </vt:variant>
      <vt:variant>
        <vt:i4>1703995</vt:i4>
      </vt:variant>
      <vt:variant>
        <vt:i4>461</vt:i4>
      </vt:variant>
      <vt:variant>
        <vt:i4>0</vt:i4>
      </vt:variant>
      <vt:variant>
        <vt:i4>5</vt:i4>
      </vt:variant>
      <vt:variant>
        <vt:lpwstr/>
      </vt:variant>
      <vt:variant>
        <vt:lpwstr>_Toc154880604</vt:lpwstr>
      </vt:variant>
      <vt:variant>
        <vt:i4>1703995</vt:i4>
      </vt:variant>
      <vt:variant>
        <vt:i4>455</vt:i4>
      </vt:variant>
      <vt:variant>
        <vt:i4>0</vt:i4>
      </vt:variant>
      <vt:variant>
        <vt:i4>5</vt:i4>
      </vt:variant>
      <vt:variant>
        <vt:lpwstr/>
      </vt:variant>
      <vt:variant>
        <vt:lpwstr>_Toc154880603</vt:lpwstr>
      </vt:variant>
      <vt:variant>
        <vt:i4>1703995</vt:i4>
      </vt:variant>
      <vt:variant>
        <vt:i4>449</vt:i4>
      </vt:variant>
      <vt:variant>
        <vt:i4>0</vt:i4>
      </vt:variant>
      <vt:variant>
        <vt:i4>5</vt:i4>
      </vt:variant>
      <vt:variant>
        <vt:lpwstr/>
      </vt:variant>
      <vt:variant>
        <vt:lpwstr>_Toc154880602</vt:lpwstr>
      </vt:variant>
      <vt:variant>
        <vt:i4>1703995</vt:i4>
      </vt:variant>
      <vt:variant>
        <vt:i4>443</vt:i4>
      </vt:variant>
      <vt:variant>
        <vt:i4>0</vt:i4>
      </vt:variant>
      <vt:variant>
        <vt:i4>5</vt:i4>
      </vt:variant>
      <vt:variant>
        <vt:lpwstr/>
      </vt:variant>
      <vt:variant>
        <vt:lpwstr>_Toc154880601</vt:lpwstr>
      </vt:variant>
      <vt:variant>
        <vt:i4>1703995</vt:i4>
      </vt:variant>
      <vt:variant>
        <vt:i4>437</vt:i4>
      </vt:variant>
      <vt:variant>
        <vt:i4>0</vt:i4>
      </vt:variant>
      <vt:variant>
        <vt:i4>5</vt:i4>
      </vt:variant>
      <vt:variant>
        <vt:lpwstr/>
      </vt:variant>
      <vt:variant>
        <vt:lpwstr>_Toc154880600</vt:lpwstr>
      </vt:variant>
      <vt:variant>
        <vt:i4>1245240</vt:i4>
      </vt:variant>
      <vt:variant>
        <vt:i4>431</vt:i4>
      </vt:variant>
      <vt:variant>
        <vt:i4>0</vt:i4>
      </vt:variant>
      <vt:variant>
        <vt:i4>5</vt:i4>
      </vt:variant>
      <vt:variant>
        <vt:lpwstr/>
      </vt:variant>
      <vt:variant>
        <vt:lpwstr>_Toc154880599</vt:lpwstr>
      </vt:variant>
      <vt:variant>
        <vt:i4>1245240</vt:i4>
      </vt:variant>
      <vt:variant>
        <vt:i4>425</vt:i4>
      </vt:variant>
      <vt:variant>
        <vt:i4>0</vt:i4>
      </vt:variant>
      <vt:variant>
        <vt:i4>5</vt:i4>
      </vt:variant>
      <vt:variant>
        <vt:lpwstr/>
      </vt:variant>
      <vt:variant>
        <vt:lpwstr>_Toc154880598</vt:lpwstr>
      </vt:variant>
      <vt:variant>
        <vt:i4>1245240</vt:i4>
      </vt:variant>
      <vt:variant>
        <vt:i4>419</vt:i4>
      </vt:variant>
      <vt:variant>
        <vt:i4>0</vt:i4>
      </vt:variant>
      <vt:variant>
        <vt:i4>5</vt:i4>
      </vt:variant>
      <vt:variant>
        <vt:lpwstr/>
      </vt:variant>
      <vt:variant>
        <vt:lpwstr>_Toc154880597</vt:lpwstr>
      </vt:variant>
      <vt:variant>
        <vt:i4>1245240</vt:i4>
      </vt:variant>
      <vt:variant>
        <vt:i4>413</vt:i4>
      </vt:variant>
      <vt:variant>
        <vt:i4>0</vt:i4>
      </vt:variant>
      <vt:variant>
        <vt:i4>5</vt:i4>
      </vt:variant>
      <vt:variant>
        <vt:lpwstr/>
      </vt:variant>
      <vt:variant>
        <vt:lpwstr>_Toc154880596</vt:lpwstr>
      </vt:variant>
      <vt:variant>
        <vt:i4>1245240</vt:i4>
      </vt:variant>
      <vt:variant>
        <vt:i4>407</vt:i4>
      </vt:variant>
      <vt:variant>
        <vt:i4>0</vt:i4>
      </vt:variant>
      <vt:variant>
        <vt:i4>5</vt:i4>
      </vt:variant>
      <vt:variant>
        <vt:lpwstr/>
      </vt:variant>
      <vt:variant>
        <vt:lpwstr>_Toc154880595</vt:lpwstr>
      </vt:variant>
      <vt:variant>
        <vt:i4>1245240</vt:i4>
      </vt:variant>
      <vt:variant>
        <vt:i4>401</vt:i4>
      </vt:variant>
      <vt:variant>
        <vt:i4>0</vt:i4>
      </vt:variant>
      <vt:variant>
        <vt:i4>5</vt:i4>
      </vt:variant>
      <vt:variant>
        <vt:lpwstr/>
      </vt:variant>
      <vt:variant>
        <vt:lpwstr>_Toc154880594</vt:lpwstr>
      </vt:variant>
      <vt:variant>
        <vt:i4>1245240</vt:i4>
      </vt:variant>
      <vt:variant>
        <vt:i4>395</vt:i4>
      </vt:variant>
      <vt:variant>
        <vt:i4>0</vt:i4>
      </vt:variant>
      <vt:variant>
        <vt:i4>5</vt:i4>
      </vt:variant>
      <vt:variant>
        <vt:lpwstr/>
      </vt:variant>
      <vt:variant>
        <vt:lpwstr>_Toc154880593</vt:lpwstr>
      </vt:variant>
      <vt:variant>
        <vt:i4>1769531</vt:i4>
      </vt:variant>
      <vt:variant>
        <vt:i4>386</vt:i4>
      </vt:variant>
      <vt:variant>
        <vt:i4>0</vt:i4>
      </vt:variant>
      <vt:variant>
        <vt:i4>5</vt:i4>
      </vt:variant>
      <vt:variant>
        <vt:lpwstr/>
      </vt:variant>
      <vt:variant>
        <vt:lpwstr>_Toc154880613</vt:lpwstr>
      </vt:variant>
      <vt:variant>
        <vt:i4>1769531</vt:i4>
      </vt:variant>
      <vt:variant>
        <vt:i4>380</vt:i4>
      </vt:variant>
      <vt:variant>
        <vt:i4>0</vt:i4>
      </vt:variant>
      <vt:variant>
        <vt:i4>5</vt:i4>
      </vt:variant>
      <vt:variant>
        <vt:lpwstr/>
      </vt:variant>
      <vt:variant>
        <vt:lpwstr>_Toc154880612</vt:lpwstr>
      </vt:variant>
      <vt:variant>
        <vt:i4>1769531</vt:i4>
      </vt:variant>
      <vt:variant>
        <vt:i4>374</vt:i4>
      </vt:variant>
      <vt:variant>
        <vt:i4>0</vt:i4>
      </vt:variant>
      <vt:variant>
        <vt:i4>5</vt:i4>
      </vt:variant>
      <vt:variant>
        <vt:lpwstr/>
      </vt:variant>
      <vt:variant>
        <vt:lpwstr>_Toc154880611</vt:lpwstr>
      </vt:variant>
      <vt:variant>
        <vt:i4>1769531</vt:i4>
      </vt:variant>
      <vt:variant>
        <vt:i4>368</vt:i4>
      </vt:variant>
      <vt:variant>
        <vt:i4>0</vt:i4>
      </vt:variant>
      <vt:variant>
        <vt:i4>5</vt:i4>
      </vt:variant>
      <vt:variant>
        <vt:lpwstr/>
      </vt:variant>
      <vt:variant>
        <vt:lpwstr>_Toc154880610</vt:lpwstr>
      </vt:variant>
      <vt:variant>
        <vt:i4>1703995</vt:i4>
      </vt:variant>
      <vt:variant>
        <vt:i4>362</vt:i4>
      </vt:variant>
      <vt:variant>
        <vt:i4>0</vt:i4>
      </vt:variant>
      <vt:variant>
        <vt:i4>5</vt:i4>
      </vt:variant>
      <vt:variant>
        <vt:lpwstr/>
      </vt:variant>
      <vt:variant>
        <vt:lpwstr>_Toc154880609</vt:lpwstr>
      </vt:variant>
      <vt:variant>
        <vt:i4>1572915</vt:i4>
      </vt:variant>
      <vt:variant>
        <vt:i4>353</vt:i4>
      </vt:variant>
      <vt:variant>
        <vt:i4>0</vt:i4>
      </vt:variant>
      <vt:variant>
        <vt:i4>5</vt:i4>
      </vt:variant>
      <vt:variant>
        <vt:lpwstr/>
      </vt:variant>
      <vt:variant>
        <vt:lpwstr>_Toc152895970</vt:lpwstr>
      </vt:variant>
      <vt:variant>
        <vt:i4>1638451</vt:i4>
      </vt:variant>
      <vt:variant>
        <vt:i4>347</vt:i4>
      </vt:variant>
      <vt:variant>
        <vt:i4>0</vt:i4>
      </vt:variant>
      <vt:variant>
        <vt:i4>5</vt:i4>
      </vt:variant>
      <vt:variant>
        <vt:lpwstr/>
      </vt:variant>
      <vt:variant>
        <vt:lpwstr>_Toc152895969</vt:lpwstr>
      </vt:variant>
      <vt:variant>
        <vt:i4>1638451</vt:i4>
      </vt:variant>
      <vt:variant>
        <vt:i4>341</vt:i4>
      </vt:variant>
      <vt:variant>
        <vt:i4>0</vt:i4>
      </vt:variant>
      <vt:variant>
        <vt:i4>5</vt:i4>
      </vt:variant>
      <vt:variant>
        <vt:lpwstr/>
      </vt:variant>
      <vt:variant>
        <vt:lpwstr>_Toc152895968</vt:lpwstr>
      </vt:variant>
      <vt:variant>
        <vt:i4>1638451</vt:i4>
      </vt:variant>
      <vt:variant>
        <vt:i4>335</vt:i4>
      </vt:variant>
      <vt:variant>
        <vt:i4>0</vt:i4>
      </vt:variant>
      <vt:variant>
        <vt:i4>5</vt:i4>
      </vt:variant>
      <vt:variant>
        <vt:lpwstr/>
      </vt:variant>
      <vt:variant>
        <vt:lpwstr>_Toc152895967</vt:lpwstr>
      </vt:variant>
      <vt:variant>
        <vt:i4>1638451</vt:i4>
      </vt:variant>
      <vt:variant>
        <vt:i4>329</vt:i4>
      </vt:variant>
      <vt:variant>
        <vt:i4>0</vt:i4>
      </vt:variant>
      <vt:variant>
        <vt:i4>5</vt:i4>
      </vt:variant>
      <vt:variant>
        <vt:lpwstr/>
      </vt:variant>
      <vt:variant>
        <vt:lpwstr>_Toc152895966</vt:lpwstr>
      </vt:variant>
      <vt:variant>
        <vt:i4>1638451</vt:i4>
      </vt:variant>
      <vt:variant>
        <vt:i4>323</vt:i4>
      </vt:variant>
      <vt:variant>
        <vt:i4>0</vt:i4>
      </vt:variant>
      <vt:variant>
        <vt:i4>5</vt:i4>
      </vt:variant>
      <vt:variant>
        <vt:lpwstr/>
      </vt:variant>
      <vt:variant>
        <vt:lpwstr>_Toc152895965</vt:lpwstr>
      </vt:variant>
      <vt:variant>
        <vt:i4>1638451</vt:i4>
      </vt:variant>
      <vt:variant>
        <vt:i4>317</vt:i4>
      </vt:variant>
      <vt:variant>
        <vt:i4>0</vt:i4>
      </vt:variant>
      <vt:variant>
        <vt:i4>5</vt:i4>
      </vt:variant>
      <vt:variant>
        <vt:lpwstr/>
      </vt:variant>
      <vt:variant>
        <vt:lpwstr>_Toc152895964</vt:lpwstr>
      </vt:variant>
      <vt:variant>
        <vt:i4>1638451</vt:i4>
      </vt:variant>
      <vt:variant>
        <vt:i4>311</vt:i4>
      </vt:variant>
      <vt:variant>
        <vt:i4>0</vt:i4>
      </vt:variant>
      <vt:variant>
        <vt:i4>5</vt:i4>
      </vt:variant>
      <vt:variant>
        <vt:lpwstr/>
      </vt:variant>
      <vt:variant>
        <vt:lpwstr>_Toc152895963</vt:lpwstr>
      </vt:variant>
      <vt:variant>
        <vt:i4>1638451</vt:i4>
      </vt:variant>
      <vt:variant>
        <vt:i4>305</vt:i4>
      </vt:variant>
      <vt:variant>
        <vt:i4>0</vt:i4>
      </vt:variant>
      <vt:variant>
        <vt:i4>5</vt:i4>
      </vt:variant>
      <vt:variant>
        <vt:lpwstr/>
      </vt:variant>
      <vt:variant>
        <vt:lpwstr>_Toc152895962</vt:lpwstr>
      </vt:variant>
      <vt:variant>
        <vt:i4>1638451</vt:i4>
      </vt:variant>
      <vt:variant>
        <vt:i4>299</vt:i4>
      </vt:variant>
      <vt:variant>
        <vt:i4>0</vt:i4>
      </vt:variant>
      <vt:variant>
        <vt:i4>5</vt:i4>
      </vt:variant>
      <vt:variant>
        <vt:lpwstr/>
      </vt:variant>
      <vt:variant>
        <vt:lpwstr>_Toc152895961</vt:lpwstr>
      </vt:variant>
      <vt:variant>
        <vt:i4>1638451</vt:i4>
      </vt:variant>
      <vt:variant>
        <vt:i4>293</vt:i4>
      </vt:variant>
      <vt:variant>
        <vt:i4>0</vt:i4>
      </vt:variant>
      <vt:variant>
        <vt:i4>5</vt:i4>
      </vt:variant>
      <vt:variant>
        <vt:lpwstr/>
      </vt:variant>
      <vt:variant>
        <vt:lpwstr>_Toc152895960</vt:lpwstr>
      </vt:variant>
      <vt:variant>
        <vt:i4>1703987</vt:i4>
      </vt:variant>
      <vt:variant>
        <vt:i4>287</vt:i4>
      </vt:variant>
      <vt:variant>
        <vt:i4>0</vt:i4>
      </vt:variant>
      <vt:variant>
        <vt:i4>5</vt:i4>
      </vt:variant>
      <vt:variant>
        <vt:lpwstr/>
      </vt:variant>
      <vt:variant>
        <vt:lpwstr>_Toc152895959</vt:lpwstr>
      </vt:variant>
      <vt:variant>
        <vt:i4>1703987</vt:i4>
      </vt:variant>
      <vt:variant>
        <vt:i4>281</vt:i4>
      </vt:variant>
      <vt:variant>
        <vt:i4>0</vt:i4>
      </vt:variant>
      <vt:variant>
        <vt:i4>5</vt:i4>
      </vt:variant>
      <vt:variant>
        <vt:lpwstr/>
      </vt:variant>
      <vt:variant>
        <vt:lpwstr>_Toc152895958</vt:lpwstr>
      </vt:variant>
      <vt:variant>
        <vt:i4>1703987</vt:i4>
      </vt:variant>
      <vt:variant>
        <vt:i4>275</vt:i4>
      </vt:variant>
      <vt:variant>
        <vt:i4>0</vt:i4>
      </vt:variant>
      <vt:variant>
        <vt:i4>5</vt:i4>
      </vt:variant>
      <vt:variant>
        <vt:lpwstr/>
      </vt:variant>
      <vt:variant>
        <vt:lpwstr>_Toc152895957</vt:lpwstr>
      </vt:variant>
      <vt:variant>
        <vt:i4>1703987</vt:i4>
      </vt:variant>
      <vt:variant>
        <vt:i4>269</vt:i4>
      </vt:variant>
      <vt:variant>
        <vt:i4>0</vt:i4>
      </vt:variant>
      <vt:variant>
        <vt:i4>5</vt:i4>
      </vt:variant>
      <vt:variant>
        <vt:lpwstr/>
      </vt:variant>
      <vt:variant>
        <vt:lpwstr>_Toc152895956</vt:lpwstr>
      </vt:variant>
      <vt:variant>
        <vt:i4>1703987</vt:i4>
      </vt:variant>
      <vt:variant>
        <vt:i4>263</vt:i4>
      </vt:variant>
      <vt:variant>
        <vt:i4>0</vt:i4>
      </vt:variant>
      <vt:variant>
        <vt:i4>5</vt:i4>
      </vt:variant>
      <vt:variant>
        <vt:lpwstr/>
      </vt:variant>
      <vt:variant>
        <vt:lpwstr>_Toc152895955</vt:lpwstr>
      </vt:variant>
      <vt:variant>
        <vt:i4>1703987</vt:i4>
      </vt:variant>
      <vt:variant>
        <vt:i4>257</vt:i4>
      </vt:variant>
      <vt:variant>
        <vt:i4>0</vt:i4>
      </vt:variant>
      <vt:variant>
        <vt:i4>5</vt:i4>
      </vt:variant>
      <vt:variant>
        <vt:lpwstr/>
      </vt:variant>
      <vt:variant>
        <vt:lpwstr>_Toc152895954</vt:lpwstr>
      </vt:variant>
      <vt:variant>
        <vt:i4>1703987</vt:i4>
      </vt:variant>
      <vt:variant>
        <vt:i4>251</vt:i4>
      </vt:variant>
      <vt:variant>
        <vt:i4>0</vt:i4>
      </vt:variant>
      <vt:variant>
        <vt:i4>5</vt:i4>
      </vt:variant>
      <vt:variant>
        <vt:lpwstr/>
      </vt:variant>
      <vt:variant>
        <vt:lpwstr>_Toc152895953</vt:lpwstr>
      </vt:variant>
      <vt:variant>
        <vt:i4>1703987</vt:i4>
      </vt:variant>
      <vt:variant>
        <vt:i4>245</vt:i4>
      </vt:variant>
      <vt:variant>
        <vt:i4>0</vt:i4>
      </vt:variant>
      <vt:variant>
        <vt:i4>5</vt:i4>
      </vt:variant>
      <vt:variant>
        <vt:lpwstr/>
      </vt:variant>
      <vt:variant>
        <vt:lpwstr>_Toc152895952</vt:lpwstr>
      </vt:variant>
      <vt:variant>
        <vt:i4>1703987</vt:i4>
      </vt:variant>
      <vt:variant>
        <vt:i4>239</vt:i4>
      </vt:variant>
      <vt:variant>
        <vt:i4>0</vt:i4>
      </vt:variant>
      <vt:variant>
        <vt:i4>5</vt:i4>
      </vt:variant>
      <vt:variant>
        <vt:lpwstr/>
      </vt:variant>
      <vt:variant>
        <vt:lpwstr>_Toc152895951</vt:lpwstr>
      </vt:variant>
      <vt:variant>
        <vt:i4>1703987</vt:i4>
      </vt:variant>
      <vt:variant>
        <vt:i4>233</vt:i4>
      </vt:variant>
      <vt:variant>
        <vt:i4>0</vt:i4>
      </vt:variant>
      <vt:variant>
        <vt:i4>5</vt:i4>
      </vt:variant>
      <vt:variant>
        <vt:lpwstr/>
      </vt:variant>
      <vt:variant>
        <vt:lpwstr>_Toc152895950</vt:lpwstr>
      </vt:variant>
      <vt:variant>
        <vt:i4>1769523</vt:i4>
      </vt:variant>
      <vt:variant>
        <vt:i4>227</vt:i4>
      </vt:variant>
      <vt:variant>
        <vt:i4>0</vt:i4>
      </vt:variant>
      <vt:variant>
        <vt:i4>5</vt:i4>
      </vt:variant>
      <vt:variant>
        <vt:lpwstr/>
      </vt:variant>
      <vt:variant>
        <vt:lpwstr>_Toc152895949</vt:lpwstr>
      </vt:variant>
      <vt:variant>
        <vt:i4>1769523</vt:i4>
      </vt:variant>
      <vt:variant>
        <vt:i4>221</vt:i4>
      </vt:variant>
      <vt:variant>
        <vt:i4>0</vt:i4>
      </vt:variant>
      <vt:variant>
        <vt:i4>5</vt:i4>
      </vt:variant>
      <vt:variant>
        <vt:lpwstr/>
      </vt:variant>
      <vt:variant>
        <vt:lpwstr>_Toc152895948</vt:lpwstr>
      </vt:variant>
      <vt:variant>
        <vt:i4>1769523</vt:i4>
      </vt:variant>
      <vt:variant>
        <vt:i4>215</vt:i4>
      </vt:variant>
      <vt:variant>
        <vt:i4>0</vt:i4>
      </vt:variant>
      <vt:variant>
        <vt:i4>5</vt:i4>
      </vt:variant>
      <vt:variant>
        <vt:lpwstr/>
      </vt:variant>
      <vt:variant>
        <vt:lpwstr>_Toc152895947</vt:lpwstr>
      </vt:variant>
      <vt:variant>
        <vt:i4>1769523</vt:i4>
      </vt:variant>
      <vt:variant>
        <vt:i4>209</vt:i4>
      </vt:variant>
      <vt:variant>
        <vt:i4>0</vt:i4>
      </vt:variant>
      <vt:variant>
        <vt:i4>5</vt:i4>
      </vt:variant>
      <vt:variant>
        <vt:lpwstr/>
      </vt:variant>
      <vt:variant>
        <vt:lpwstr>_Toc152895946</vt:lpwstr>
      </vt:variant>
      <vt:variant>
        <vt:i4>1769523</vt:i4>
      </vt:variant>
      <vt:variant>
        <vt:i4>203</vt:i4>
      </vt:variant>
      <vt:variant>
        <vt:i4>0</vt:i4>
      </vt:variant>
      <vt:variant>
        <vt:i4>5</vt:i4>
      </vt:variant>
      <vt:variant>
        <vt:lpwstr/>
      </vt:variant>
      <vt:variant>
        <vt:lpwstr>_Toc152895945</vt:lpwstr>
      </vt:variant>
      <vt:variant>
        <vt:i4>1769523</vt:i4>
      </vt:variant>
      <vt:variant>
        <vt:i4>197</vt:i4>
      </vt:variant>
      <vt:variant>
        <vt:i4>0</vt:i4>
      </vt:variant>
      <vt:variant>
        <vt:i4>5</vt:i4>
      </vt:variant>
      <vt:variant>
        <vt:lpwstr/>
      </vt:variant>
      <vt:variant>
        <vt:lpwstr>_Toc152895944</vt:lpwstr>
      </vt:variant>
      <vt:variant>
        <vt:i4>1769523</vt:i4>
      </vt:variant>
      <vt:variant>
        <vt:i4>191</vt:i4>
      </vt:variant>
      <vt:variant>
        <vt:i4>0</vt:i4>
      </vt:variant>
      <vt:variant>
        <vt:i4>5</vt:i4>
      </vt:variant>
      <vt:variant>
        <vt:lpwstr/>
      </vt:variant>
      <vt:variant>
        <vt:lpwstr>_Toc152895943</vt:lpwstr>
      </vt:variant>
      <vt:variant>
        <vt:i4>1769523</vt:i4>
      </vt:variant>
      <vt:variant>
        <vt:i4>185</vt:i4>
      </vt:variant>
      <vt:variant>
        <vt:i4>0</vt:i4>
      </vt:variant>
      <vt:variant>
        <vt:i4>5</vt:i4>
      </vt:variant>
      <vt:variant>
        <vt:lpwstr/>
      </vt:variant>
      <vt:variant>
        <vt:lpwstr>_Toc152895942</vt:lpwstr>
      </vt:variant>
      <vt:variant>
        <vt:i4>1769523</vt:i4>
      </vt:variant>
      <vt:variant>
        <vt:i4>179</vt:i4>
      </vt:variant>
      <vt:variant>
        <vt:i4>0</vt:i4>
      </vt:variant>
      <vt:variant>
        <vt:i4>5</vt:i4>
      </vt:variant>
      <vt:variant>
        <vt:lpwstr/>
      </vt:variant>
      <vt:variant>
        <vt:lpwstr>_Toc152895941</vt:lpwstr>
      </vt:variant>
      <vt:variant>
        <vt:i4>1769523</vt:i4>
      </vt:variant>
      <vt:variant>
        <vt:i4>173</vt:i4>
      </vt:variant>
      <vt:variant>
        <vt:i4>0</vt:i4>
      </vt:variant>
      <vt:variant>
        <vt:i4>5</vt:i4>
      </vt:variant>
      <vt:variant>
        <vt:lpwstr/>
      </vt:variant>
      <vt:variant>
        <vt:lpwstr>_Toc152895940</vt:lpwstr>
      </vt:variant>
      <vt:variant>
        <vt:i4>1835059</vt:i4>
      </vt:variant>
      <vt:variant>
        <vt:i4>167</vt:i4>
      </vt:variant>
      <vt:variant>
        <vt:i4>0</vt:i4>
      </vt:variant>
      <vt:variant>
        <vt:i4>5</vt:i4>
      </vt:variant>
      <vt:variant>
        <vt:lpwstr/>
      </vt:variant>
      <vt:variant>
        <vt:lpwstr>_Toc152895939</vt:lpwstr>
      </vt:variant>
      <vt:variant>
        <vt:i4>1835059</vt:i4>
      </vt:variant>
      <vt:variant>
        <vt:i4>161</vt:i4>
      </vt:variant>
      <vt:variant>
        <vt:i4>0</vt:i4>
      </vt:variant>
      <vt:variant>
        <vt:i4>5</vt:i4>
      </vt:variant>
      <vt:variant>
        <vt:lpwstr/>
      </vt:variant>
      <vt:variant>
        <vt:lpwstr>_Toc152895938</vt:lpwstr>
      </vt:variant>
      <vt:variant>
        <vt:i4>1835059</vt:i4>
      </vt:variant>
      <vt:variant>
        <vt:i4>155</vt:i4>
      </vt:variant>
      <vt:variant>
        <vt:i4>0</vt:i4>
      </vt:variant>
      <vt:variant>
        <vt:i4>5</vt:i4>
      </vt:variant>
      <vt:variant>
        <vt:lpwstr/>
      </vt:variant>
      <vt:variant>
        <vt:lpwstr>_Toc152895937</vt:lpwstr>
      </vt:variant>
      <vt:variant>
        <vt:i4>1835059</vt:i4>
      </vt:variant>
      <vt:variant>
        <vt:i4>149</vt:i4>
      </vt:variant>
      <vt:variant>
        <vt:i4>0</vt:i4>
      </vt:variant>
      <vt:variant>
        <vt:i4>5</vt:i4>
      </vt:variant>
      <vt:variant>
        <vt:lpwstr/>
      </vt:variant>
      <vt:variant>
        <vt:lpwstr>_Toc152895936</vt:lpwstr>
      </vt:variant>
      <vt:variant>
        <vt:i4>1835059</vt:i4>
      </vt:variant>
      <vt:variant>
        <vt:i4>143</vt:i4>
      </vt:variant>
      <vt:variant>
        <vt:i4>0</vt:i4>
      </vt:variant>
      <vt:variant>
        <vt:i4>5</vt:i4>
      </vt:variant>
      <vt:variant>
        <vt:lpwstr/>
      </vt:variant>
      <vt:variant>
        <vt:lpwstr>_Toc152895935</vt:lpwstr>
      </vt:variant>
      <vt:variant>
        <vt:i4>1835059</vt:i4>
      </vt:variant>
      <vt:variant>
        <vt:i4>137</vt:i4>
      </vt:variant>
      <vt:variant>
        <vt:i4>0</vt:i4>
      </vt:variant>
      <vt:variant>
        <vt:i4>5</vt:i4>
      </vt:variant>
      <vt:variant>
        <vt:lpwstr/>
      </vt:variant>
      <vt:variant>
        <vt:lpwstr>_Toc152895934</vt:lpwstr>
      </vt:variant>
      <vt:variant>
        <vt:i4>1835059</vt:i4>
      </vt:variant>
      <vt:variant>
        <vt:i4>131</vt:i4>
      </vt:variant>
      <vt:variant>
        <vt:i4>0</vt:i4>
      </vt:variant>
      <vt:variant>
        <vt:i4>5</vt:i4>
      </vt:variant>
      <vt:variant>
        <vt:lpwstr/>
      </vt:variant>
      <vt:variant>
        <vt:lpwstr>_Toc152895933</vt:lpwstr>
      </vt:variant>
      <vt:variant>
        <vt:i4>1835059</vt:i4>
      </vt:variant>
      <vt:variant>
        <vt:i4>125</vt:i4>
      </vt:variant>
      <vt:variant>
        <vt:i4>0</vt:i4>
      </vt:variant>
      <vt:variant>
        <vt:i4>5</vt:i4>
      </vt:variant>
      <vt:variant>
        <vt:lpwstr/>
      </vt:variant>
      <vt:variant>
        <vt:lpwstr>_Toc152895932</vt:lpwstr>
      </vt:variant>
      <vt:variant>
        <vt:i4>1835059</vt:i4>
      </vt:variant>
      <vt:variant>
        <vt:i4>119</vt:i4>
      </vt:variant>
      <vt:variant>
        <vt:i4>0</vt:i4>
      </vt:variant>
      <vt:variant>
        <vt:i4>5</vt:i4>
      </vt:variant>
      <vt:variant>
        <vt:lpwstr/>
      </vt:variant>
      <vt:variant>
        <vt:lpwstr>_Toc152895931</vt:lpwstr>
      </vt:variant>
      <vt:variant>
        <vt:i4>1835059</vt:i4>
      </vt:variant>
      <vt:variant>
        <vt:i4>113</vt:i4>
      </vt:variant>
      <vt:variant>
        <vt:i4>0</vt:i4>
      </vt:variant>
      <vt:variant>
        <vt:i4>5</vt:i4>
      </vt:variant>
      <vt:variant>
        <vt:lpwstr/>
      </vt:variant>
      <vt:variant>
        <vt:lpwstr>_Toc152895930</vt:lpwstr>
      </vt:variant>
      <vt:variant>
        <vt:i4>1900595</vt:i4>
      </vt:variant>
      <vt:variant>
        <vt:i4>107</vt:i4>
      </vt:variant>
      <vt:variant>
        <vt:i4>0</vt:i4>
      </vt:variant>
      <vt:variant>
        <vt:i4>5</vt:i4>
      </vt:variant>
      <vt:variant>
        <vt:lpwstr/>
      </vt:variant>
      <vt:variant>
        <vt:lpwstr>_Toc152895929</vt:lpwstr>
      </vt:variant>
      <vt:variant>
        <vt:i4>1900595</vt:i4>
      </vt:variant>
      <vt:variant>
        <vt:i4>101</vt:i4>
      </vt:variant>
      <vt:variant>
        <vt:i4>0</vt:i4>
      </vt:variant>
      <vt:variant>
        <vt:i4>5</vt:i4>
      </vt:variant>
      <vt:variant>
        <vt:lpwstr/>
      </vt:variant>
      <vt:variant>
        <vt:lpwstr>_Toc152895928</vt:lpwstr>
      </vt:variant>
      <vt:variant>
        <vt:i4>1900595</vt:i4>
      </vt:variant>
      <vt:variant>
        <vt:i4>95</vt:i4>
      </vt:variant>
      <vt:variant>
        <vt:i4>0</vt:i4>
      </vt:variant>
      <vt:variant>
        <vt:i4>5</vt:i4>
      </vt:variant>
      <vt:variant>
        <vt:lpwstr/>
      </vt:variant>
      <vt:variant>
        <vt:lpwstr>_Toc152895927</vt:lpwstr>
      </vt:variant>
      <vt:variant>
        <vt:i4>1900595</vt:i4>
      </vt:variant>
      <vt:variant>
        <vt:i4>89</vt:i4>
      </vt:variant>
      <vt:variant>
        <vt:i4>0</vt:i4>
      </vt:variant>
      <vt:variant>
        <vt:i4>5</vt:i4>
      </vt:variant>
      <vt:variant>
        <vt:lpwstr/>
      </vt:variant>
      <vt:variant>
        <vt:lpwstr>_Toc152895926</vt:lpwstr>
      </vt:variant>
      <vt:variant>
        <vt:i4>1900595</vt:i4>
      </vt:variant>
      <vt:variant>
        <vt:i4>83</vt:i4>
      </vt:variant>
      <vt:variant>
        <vt:i4>0</vt:i4>
      </vt:variant>
      <vt:variant>
        <vt:i4>5</vt:i4>
      </vt:variant>
      <vt:variant>
        <vt:lpwstr/>
      </vt:variant>
      <vt:variant>
        <vt:lpwstr>_Toc152895925</vt:lpwstr>
      </vt:variant>
      <vt:variant>
        <vt:i4>1900595</vt:i4>
      </vt:variant>
      <vt:variant>
        <vt:i4>77</vt:i4>
      </vt:variant>
      <vt:variant>
        <vt:i4>0</vt:i4>
      </vt:variant>
      <vt:variant>
        <vt:i4>5</vt:i4>
      </vt:variant>
      <vt:variant>
        <vt:lpwstr/>
      </vt:variant>
      <vt:variant>
        <vt:lpwstr>_Toc152895924</vt:lpwstr>
      </vt:variant>
      <vt:variant>
        <vt:i4>1900595</vt:i4>
      </vt:variant>
      <vt:variant>
        <vt:i4>71</vt:i4>
      </vt:variant>
      <vt:variant>
        <vt:i4>0</vt:i4>
      </vt:variant>
      <vt:variant>
        <vt:i4>5</vt:i4>
      </vt:variant>
      <vt:variant>
        <vt:lpwstr/>
      </vt:variant>
      <vt:variant>
        <vt:lpwstr>_Toc152895923</vt:lpwstr>
      </vt:variant>
      <vt:variant>
        <vt:i4>1900595</vt:i4>
      </vt:variant>
      <vt:variant>
        <vt:i4>65</vt:i4>
      </vt:variant>
      <vt:variant>
        <vt:i4>0</vt:i4>
      </vt:variant>
      <vt:variant>
        <vt:i4>5</vt:i4>
      </vt:variant>
      <vt:variant>
        <vt:lpwstr/>
      </vt:variant>
      <vt:variant>
        <vt:lpwstr>_Toc152895922</vt:lpwstr>
      </vt:variant>
      <vt:variant>
        <vt:i4>1900595</vt:i4>
      </vt:variant>
      <vt:variant>
        <vt:i4>59</vt:i4>
      </vt:variant>
      <vt:variant>
        <vt:i4>0</vt:i4>
      </vt:variant>
      <vt:variant>
        <vt:i4>5</vt:i4>
      </vt:variant>
      <vt:variant>
        <vt:lpwstr/>
      </vt:variant>
      <vt:variant>
        <vt:lpwstr>_Toc152895921</vt:lpwstr>
      </vt:variant>
      <vt:variant>
        <vt:i4>1900595</vt:i4>
      </vt:variant>
      <vt:variant>
        <vt:i4>53</vt:i4>
      </vt:variant>
      <vt:variant>
        <vt:i4>0</vt:i4>
      </vt:variant>
      <vt:variant>
        <vt:i4>5</vt:i4>
      </vt:variant>
      <vt:variant>
        <vt:lpwstr/>
      </vt:variant>
      <vt:variant>
        <vt:lpwstr>_Toc152895920</vt:lpwstr>
      </vt:variant>
      <vt:variant>
        <vt:i4>1966131</vt:i4>
      </vt:variant>
      <vt:variant>
        <vt:i4>47</vt:i4>
      </vt:variant>
      <vt:variant>
        <vt:i4>0</vt:i4>
      </vt:variant>
      <vt:variant>
        <vt:i4>5</vt:i4>
      </vt:variant>
      <vt:variant>
        <vt:lpwstr/>
      </vt:variant>
      <vt:variant>
        <vt:lpwstr>_Toc152895919</vt:lpwstr>
      </vt:variant>
      <vt:variant>
        <vt:i4>1966131</vt:i4>
      </vt:variant>
      <vt:variant>
        <vt:i4>41</vt:i4>
      </vt:variant>
      <vt:variant>
        <vt:i4>0</vt:i4>
      </vt:variant>
      <vt:variant>
        <vt:i4>5</vt:i4>
      </vt:variant>
      <vt:variant>
        <vt:lpwstr/>
      </vt:variant>
      <vt:variant>
        <vt:lpwstr>_Toc152895918</vt:lpwstr>
      </vt:variant>
      <vt:variant>
        <vt:i4>1966131</vt:i4>
      </vt:variant>
      <vt:variant>
        <vt:i4>35</vt:i4>
      </vt:variant>
      <vt:variant>
        <vt:i4>0</vt:i4>
      </vt:variant>
      <vt:variant>
        <vt:i4>5</vt:i4>
      </vt:variant>
      <vt:variant>
        <vt:lpwstr/>
      </vt:variant>
      <vt:variant>
        <vt:lpwstr>_Toc152895917</vt:lpwstr>
      </vt:variant>
      <vt:variant>
        <vt:i4>1966131</vt:i4>
      </vt:variant>
      <vt:variant>
        <vt:i4>29</vt:i4>
      </vt:variant>
      <vt:variant>
        <vt:i4>0</vt:i4>
      </vt:variant>
      <vt:variant>
        <vt:i4>5</vt:i4>
      </vt:variant>
      <vt:variant>
        <vt:lpwstr/>
      </vt:variant>
      <vt:variant>
        <vt:lpwstr>_Toc152895916</vt:lpwstr>
      </vt:variant>
      <vt:variant>
        <vt:i4>1966131</vt:i4>
      </vt:variant>
      <vt:variant>
        <vt:i4>23</vt:i4>
      </vt:variant>
      <vt:variant>
        <vt:i4>0</vt:i4>
      </vt:variant>
      <vt:variant>
        <vt:i4>5</vt:i4>
      </vt:variant>
      <vt:variant>
        <vt:lpwstr/>
      </vt:variant>
      <vt:variant>
        <vt:lpwstr>_Toc152895915</vt:lpwstr>
      </vt:variant>
      <vt:variant>
        <vt:i4>1966131</vt:i4>
      </vt:variant>
      <vt:variant>
        <vt:i4>17</vt:i4>
      </vt:variant>
      <vt:variant>
        <vt:i4>0</vt:i4>
      </vt:variant>
      <vt:variant>
        <vt:i4>5</vt:i4>
      </vt:variant>
      <vt:variant>
        <vt:lpwstr/>
      </vt:variant>
      <vt:variant>
        <vt:lpwstr>_Toc152895914</vt:lpwstr>
      </vt:variant>
      <vt:variant>
        <vt:i4>1966131</vt:i4>
      </vt:variant>
      <vt:variant>
        <vt:i4>11</vt:i4>
      </vt:variant>
      <vt:variant>
        <vt:i4>0</vt:i4>
      </vt:variant>
      <vt:variant>
        <vt:i4>5</vt:i4>
      </vt:variant>
      <vt:variant>
        <vt:lpwstr/>
      </vt:variant>
      <vt:variant>
        <vt:lpwstr>_Toc152895913</vt:lpwstr>
      </vt:variant>
      <vt:variant>
        <vt:i4>1966131</vt:i4>
      </vt:variant>
      <vt:variant>
        <vt:i4>5</vt:i4>
      </vt:variant>
      <vt:variant>
        <vt:i4>0</vt:i4>
      </vt:variant>
      <vt:variant>
        <vt:i4>5</vt:i4>
      </vt:variant>
      <vt:variant>
        <vt:lpwstr/>
      </vt:variant>
      <vt:variant>
        <vt:lpwstr>_Toc152895912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Trung Nghia</cp:lastModifiedBy>
  <cp:revision>50</cp:revision>
  <dcterms:created xsi:type="dcterms:W3CDTF">2024-01-02T02:14:00Z</dcterms:created>
  <dcterms:modified xsi:type="dcterms:W3CDTF">2024-01-05T08:19:00Z</dcterms:modified>
</cp:coreProperties>
</file>